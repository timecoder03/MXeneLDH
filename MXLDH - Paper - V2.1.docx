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AF6E" w14:textId="77777777" w:rsidR="002344EB" w:rsidRPr="00D07028" w:rsidRDefault="00445942">
      <w:pPr>
        <w:spacing w:after="0" w:line="480" w:lineRule="auto"/>
        <w:jc w:val="center"/>
        <w:rPr>
          <w:rFonts w:cs="Calibri"/>
          <w:b/>
          <w:bCs/>
          <w:sz w:val="28"/>
          <w:szCs w:val="28"/>
        </w:rPr>
      </w:pPr>
      <w:r w:rsidRPr="00D07028">
        <w:rPr>
          <w:rFonts w:cs="Calibri" w:hint="cs"/>
          <w:b/>
          <w:bCs/>
          <w:sz w:val="28"/>
          <w:szCs w:val="28"/>
        </w:rPr>
        <w:t>Interface-Engineered MXene/Layered Double Hydroxide Heterostructure</w:t>
      </w:r>
    </w:p>
    <w:p w14:paraId="13BEE5CE" w14:textId="77777777" w:rsidR="002344EB" w:rsidRPr="00D07028" w:rsidRDefault="00445942">
      <w:pPr>
        <w:spacing w:after="0" w:line="480" w:lineRule="auto"/>
        <w:jc w:val="center"/>
        <w:rPr>
          <w:rFonts w:cs="Calibri"/>
          <w:b/>
          <w:bCs/>
          <w:sz w:val="28"/>
          <w:szCs w:val="28"/>
        </w:rPr>
      </w:pPr>
      <w:r w:rsidRPr="00D07028">
        <w:rPr>
          <w:rFonts w:cs="Calibri" w:hint="cs"/>
          <w:b/>
          <w:bCs/>
          <w:sz w:val="28"/>
          <w:szCs w:val="28"/>
        </w:rPr>
        <w:t>for Dopamine Sensing</w:t>
      </w:r>
    </w:p>
    <w:p w14:paraId="1D82D752" w14:textId="77777777" w:rsidR="002344EB" w:rsidRPr="00D07028" w:rsidRDefault="002344EB">
      <w:pPr>
        <w:spacing w:after="0" w:line="480" w:lineRule="auto"/>
        <w:rPr>
          <w:rFonts w:eastAsiaTheme="majorEastAsia" w:cs="Calibri"/>
          <w:color w:val="000000" w:themeColor="text1"/>
          <w:kern w:val="0"/>
          <w:lang w:eastAsia="zh-TW"/>
          <w14:ligatures w14:val="none"/>
        </w:rPr>
      </w:pPr>
    </w:p>
    <w:p w14:paraId="77562829" w14:textId="17C91C4A" w:rsidR="002258DE" w:rsidRPr="00D07028" w:rsidRDefault="002258DE" w:rsidP="002258DE">
      <w:pPr>
        <w:spacing w:after="0" w:line="480" w:lineRule="auto"/>
        <w:rPr>
          <w:rFonts w:eastAsiaTheme="majorEastAsia" w:cs="Calibri"/>
          <w:color w:val="000000" w:themeColor="text1"/>
          <w:kern w:val="0"/>
          <w:vertAlign w:val="superscript"/>
          <w:lang w:eastAsia="zh-TW"/>
          <w14:ligatures w14:val="none"/>
        </w:rPr>
      </w:pPr>
      <w:r w:rsidRPr="00D07028">
        <w:rPr>
          <w:rFonts w:eastAsiaTheme="majorEastAsia" w:cs="Calibri" w:hint="cs"/>
          <w:color w:val="000000" w:themeColor="text1"/>
          <w:kern w:val="0"/>
          <w:lang w:eastAsia="zh-TW"/>
          <w14:ligatures w14:val="none"/>
        </w:rPr>
        <w:t>Ayush Gadpayle,</w:t>
      </w:r>
      <w:r w:rsidRPr="00D07028">
        <w:rPr>
          <w:rFonts w:eastAsiaTheme="majorEastAsia" w:cs="Calibri" w:hint="cs"/>
          <w:color w:val="000000" w:themeColor="text1"/>
          <w:kern w:val="0"/>
          <w:vertAlign w:val="superscript"/>
          <w:lang w:eastAsia="zh-TW"/>
          <w14:ligatures w14:val="none"/>
        </w:rPr>
        <w:t>1,</w:t>
      </w:r>
      <w:r w:rsidR="00BE2B0D">
        <w:rPr>
          <w:rFonts w:eastAsiaTheme="majorEastAsia" w:cs="Calibri"/>
          <w:color w:val="000000" w:themeColor="text1"/>
          <w:kern w:val="0"/>
          <w:vertAlign w:val="superscript"/>
          <w:lang w:eastAsia="zh-TW"/>
          <w14:ligatures w14:val="none"/>
        </w:rPr>
        <w:t>5,6</w:t>
      </w:r>
      <w:r w:rsidRPr="00D07028">
        <w:rPr>
          <w:rFonts w:eastAsiaTheme="majorEastAsia" w:cs="Calibri" w:hint="cs"/>
          <w:color w:val="000000" w:themeColor="text1"/>
          <w:kern w:val="0"/>
          <w:lang w:eastAsia="zh-TW"/>
          <w14:ligatures w14:val="none"/>
        </w:rPr>
        <w:t xml:space="preserve"> Hemil Marviya,</w:t>
      </w:r>
      <w:r w:rsidR="004524B2" w:rsidRPr="00D07028">
        <w:rPr>
          <w:rFonts w:eastAsiaTheme="majorEastAsia" w:cs="Calibri" w:hint="cs"/>
          <w:color w:val="000000" w:themeColor="text1"/>
          <w:kern w:val="0"/>
          <w:vertAlign w:val="superscript"/>
          <w:lang w:eastAsia="zh-TW"/>
          <w14:ligatures w14:val="none"/>
        </w:rPr>
        <w:t>1</w:t>
      </w:r>
      <w:r w:rsidRPr="00D07028">
        <w:rPr>
          <w:rFonts w:eastAsiaTheme="majorEastAsia" w:cs="Calibri" w:hint="cs"/>
          <w:color w:val="000000" w:themeColor="text1"/>
          <w:kern w:val="0"/>
          <w:lang w:eastAsia="zh-TW"/>
          <w14:ligatures w14:val="none"/>
        </w:rPr>
        <w:t xml:space="preserve"> </w:t>
      </w:r>
      <w:r w:rsidR="004B1884">
        <w:rPr>
          <w:rFonts w:eastAsiaTheme="majorEastAsia" w:cs="Calibri"/>
          <w:color w:val="000000" w:themeColor="text1"/>
          <w:kern w:val="0"/>
          <w:lang w:eastAsia="zh-TW"/>
          <w14:ligatures w14:val="none"/>
        </w:rPr>
        <w:t>Yi Yang,</w:t>
      </w:r>
      <w:r w:rsidR="004B1884" w:rsidRPr="004B1884">
        <w:rPr>
          <w:rFonts w:eastAsiaTheme="majorEastAsia" w:cs="Calibri"/>
          <w:color w:val="000000" w:themeColor="text1"/>
          <w:kern w:val="0"/>
          <w:vertAlign w:val="superscript"/>
          <w:lang w:eastAsia="zh-TW"/>
          <w14:ligatures w14:val="none"/>
        </w:rPr>
        <w:t>1</w:t>
      </w:r>
      <w:r w:rsidR="004B1884">
        <w:rPr>
          <w:rFonts w:eastAsiaTheme="majorEastAsia" w:cs="Calibri"/>
          <w:color w:val="000000" w:themeColor="text1"/>
          <w:kern w:val="0"/>
          <w:vertAlign w:val="superscript"/>
          <w:lang w:eastAsia="zh-TW"/>
          <w14:ligatures w14:val="none"/>
        </w:rPr>
        <w:t xml:space="preserve"> </w:t>
      </w:r>
      <w:r w:rsidR="00B76588">
        <w:rPr>
          <w:rFonts w:eastAsiaTheme="majorEastAsia" w:cs="Calibri"/>
          <w:color w:val="000000" w:themeColor="text1"/>
          <w:kern w:val="0"/>
          <w:lang w:eastAsia="zh-TW"/>
          <w14:ligatures w14:val="none"/>
        </w:rPr>
        <w:t xml:space="preserve">, </w:t>
      </w:r>
      <w:r w:rsidR="00D9416D" w:rsidRPr="00D9416D">
        <w:rPr>
          <w:rFonts w:eastAsiaTheme="majorEastAsia" w:cs="Calibri"/>
          <w:color w:val="000000" w:themeColor="text1"/>
          <w:kern w:val="0"/>
          <w:lang w:eastAsia="zh-TW"/>
          <w14:ligatures w14:val="none"/>
        </w:rPr>
        <w:t>Jean G. A. Ruthes</w:t>
      </w:r>
      <w:r w:rsidR="00B76588">
        <w:rPr>
          <w:rFonts w:eastAsiaTheme="majorEastAsia" w:cs="Calibri"/>
          <w:color w:val="000000" w:themeColor="text1"/>
          <w:kern w:val="0"/>
          <w:lang w:eastAsia="zh-TW"/>
          <w14:ligatures w14:val="none"/>
        </w:rPr>
        <w:t>,</w:t>
      </w:r>
      <w:r w:rsidR="00ED6DEE" w:rsidRPr="00ED6DEE">
        <w:rPr>
          <w:rFonts w:eastAsiaTheme="majorEastAsia" w:cs="Calibri"/>
          <w:color w:val="000000" w:themeColor="text1"/>
          <w:kern w:val="0"/>
          <w:vertAlign w:val="superscript"/>
          <w:lang w:eastAsia="zh-TW"/>
          <w14:ligatures w14:val="none"/>
        </w:rPr>
        <w:t>5,6</w:t>
      </w:r>
      <w:r w:rsidR="00ED6DEE">
        <w:rPr>
          <w:rFonts w:eastAsiaTheme="majorEastAsia" w:cs="Calibri"/>
          <w:color w:val="000000" w:themeColor="text1"/>
          <w:kern w:val="0"/>
          <w:vertAlign w:val="superscript"/>
          <w:lang w:eastAsia="zh-TW"/>
          <w14:ligatures w14:val="none"/>
        </w:rPr>
        <w:t xml:space="preserve"> </w:t>
      </w:r>
      <w:r w:rsidR="00B76588">
        <w:rPr>
          <w:rFonts w:eastAsiaTheme="majorEastAsia" w:cs="Calibri"/>
          <w:color w:val="000000" w:themeColor="text1"/>
          <w:kern w:val="0"/>
          <w:lang w:eastAsia="zh-TW"/>
          <w14:ligatures w14:val="none"/>
        </w:rPr>
        <w:t xml:space="preserve"> </w:t>
      </w:r>
      <w:r w:rsidRPr="00D07028">
        <w:rPr>
          <w:rFonts w:eastAsiaTheme="majorEastAsia" w:cs="Calibri" w:hint="cs"/>
          <w:color w:val="000000" w:themeColor="text1"/>
          <w:kern w:val="0"/>
          <w:lang w:eastAsia="zh-TW"/>
          <w14:ligatures w14:val="none"/>
        </w:rPr>
        <w:t>Peter Rolf Burger,</w:t>
      </w:r>
      <w:r w:rsidR="00E5769D" w:rsidRPr="00D07028">
        <w:rPr>
          <w:rFonts w:eastAsiaTheme="majorEastAsia" w:cs="Calibri" w:hint="cs"/>
          <w:color w:val="000000" w:themeColor="text1"/>
          <w:kern w:val="0"/>
          <w:vertAlign w:val="superscript"/>
          <w:lang w:eastAsia="zh-TW"/>
          <w14:ligatures w14:val="none"/>
        </w:rPr>
        <w:t>5</w:t>
      </w:r>
      <w:r w:rsidRPr="00D07028">
        <w:rPr>
          <w:rFonts w:eastAsiaTheme="majorEastAsia" w:cs="Calibri" w:hint="cs"/>
          <w:color w:val="000000" w:themeColor="text1"/>
          <w:kern w:val="0"/>
          <w:vertAlign w:val="superscript"/>
          <w:lang w:eastAsia="zh-TW"/>
          <w14:ligatures w14:val="none"/>
        </w:rPr>
        <w:t>,</w:t>
      </w:r>
      <w:r w:rsidR="00E5769D" w:rsidRPr="00D07028">
        <w:rPr>
          <w:rFonts w:eastAsiaTheme="majorEastAsia" w:cs="Calibri" w:hint="cs"/>
          <w:color w:val="000000" w:themeColor="text1"/>
          <w:kern w:val="0"/>
          <w:vertAlign w:val="superscript"/>
          <w:lang w:eastAsia="zh-TW"/>
          <w14:ligatures w14:val="none"/>
        </w:rPr>
        <w:t>6</w:t>
      </w:r>
      <w:r w:rsidRPr="00D07028">
        <w:rPr>
          <w:rFonts w:eastAsiaTheme="majorEastAsia" w:cs="Calibri" w:hint="cs"/>
          <w:color w:val="000000" w:themeColor="text1"/>
          <w:kern w:val="0"/>
          <w:lang w:eastAsia="zh-TW"/>
          <w14:ligatures w14:val="none"/>
        </w:rPr>
        <w:t xml:space="preserve"> Krutarth Kamath,</w:t>
      </w:r>
      <w:r w:rsidR="00E5769D" w:rsidRPr="00D07028">
        <w:rPr>
          <w:rFonts w:eastAsiaTheme="majorEastAsia" w:cs="Calibri" w:hint="cs"/>
          <w:color w:val="000000" w:themeColor="text1"/>
          <w:kern w:val="0"/>
          <w:vertAlign w:val="superscript"/>
          <w:lang w:eastAsia="zh-TW"/>
          <w14:ligatures w14:val="none"/>
        </w:rPr>
        <w:t>1</w:t>
      </w:r>
      <w:r w:rsidRPr="00D07028">
        <w:rPr>
          <w:rFonts w:eastAsiaTheme="majorEastAsia" w:cs="Calibri" w:hint="cs"/>
          <w:color w:val="000000" w:themeColor="text1"/>
          <w:kern w:val="0"/>
          <w:lang w:eastAsia="zh-TW"/>
          <w14:ligatures w14:val="none"/>
        </w:rPr>
        <w:t xml:space="preserve"> </w:t>
      </w:r>
      <w:r w:rsidR="00AC7D48" w:rsidRPr="00D07028">
        <w:rPr>
          <w:rFonts w:eastAsiaTheme="majorEastAsia" w:cs="Calibri" w:hint="cs"/>
          <w:color w:val="000000" w:themeColor="text1"/>
          <w:kern w:val="0"/>
          <w:lang w:eastAsia="zh-TW"/>
          <w14:ligatures w14:val="none"/>
        </w:rPr>
        <w:t>Volker Presser,</w:t>
      </w:r>
      <w:r w:rsidR="004524B2" w:rsidRPr="00D07028">
        <w:rPr>
          <w:rFonts w:eastAsiaTheme="majorEastAsia" w:cs="Calibri" w:hint="cs"/>
          <w:color w:val="000000" w:themeColor="text1"/>
          <w:kern w:val="0"/>
          <w:vertAlign w:val="superscript"/>
          <w:lang w:eastAsia="zh-TW"/>
          <w14:ligatures w14:val="none"/>
        </w:rPr>
        <w:t>5,6,7</w:t>
      </w:r>
      <w:r w:rsidR="00AC7D48" w:rsidRPr="00D07028">
        <w:rPr>
          <w:rFonts w:eastAsiaTheme="majorEastAsia" w:cs="Calibri" w:hint="cs"/>
          <w:color w:val="000000" w:themeColor="text1"/>
          <w:kern w:val="0"/>
          <w:lang w:eastAsia="zh-TW"/>
          <w14:ligatures w14:val="none"/>
        </w:rPr>
        <w:t xml:space="preserve"> </w:t>
      </w:r>
      <w:r w:rsidR="00DB626A" w:rsidRPr="00D07028">
        <w:rPr>
          <w:rFonts w:eastAsiaTheme="majorEastAsia" w:cs="Calibri" w:hint="cs"/>
          <w:color w:val="000000" w:themeColor="text1"/>
          <w:kern w:val="0"/>
          <w:lang w:eastAsia="zh-TW"/>
          <w14:ligatures w14:val="none"/>
        </w:rPr>
        <w:t xml:space="preserve">Babak </w:t>
      </w:r>
      <w:r w:rsidR="00075151" w:rsidRPr="00D07028">
        <w:rPr>
          <w:rFonts w:eastAsiaTheme="majorEastAsia" w:cs="Calibri" w:hint="cs"/>
          <w:color w:val="000000" w:themeColor="text1"/>
          <w:kern w:val="0"/>
          <w:lang w:eastAsia="zh-TW"/>
          <w14:ligatures w14:val="none"/>
        </w:rPr>
        <w:t>Anasori</w:t>
      </w:r>
      <w:r w:rsidR="00DB626A" w:rsidRPr="00D07028">
        <w:rPr>
          <w:rFonts w:eastAsiaTheme="majorEastAsia" w:cs="Calibri" w:hint="cs"/>
          <w:color w:val="000000" w:themeColor="text1"/>
          <w:kern w:val="0"/>
          <w:lang w:eastAsia="zh-TW"/>
          <w14:ligatures w14:val="none"/>
        </w:rPr>
        <w:t>,</w:t>
      </w:r>
      <w:r w:rsidR="00E16329" w:rsidRPr="00D07028">
        <w:rPr>
          <w:rFonts w:eastAsiaTheme="majorEastAsia" w:cs="Calibri" w:hint="cs"/>
          <w:color w:val="000000" w:themeColor="text1"/>
          <w:kern w:val="0"/>
          <w:vertAlign w:val="superscript"/>
          <w:lang w:eastAsia="zh-TW"/>
          <w14:ligatures w14:val="none"/>
        </w:rPr>
        <w:t>1,3</w:t>
      </w:r>
      <w:r w:rsidR="00DB626A" w:rsidRPr="00D07028">
        <w:rPr>
          <w:rFonts w:eastAsiaTheme="majorEastAsia" w:cs="Calibri" w:hint="cs"/>
          <w:color w:val="000000" w:themeColor="text1"/>
          <w:kern w:val="0"/>
          <w:lang w:eastAsia="zh-TW"/>
          <w14:ligatures w14:val="none"/>
        </w:rPr>
        <w:t xml:space="preserve"> </w:t>
      </w:r>
      <w:r w:rsidRPr="00D07028">
        <w:rPr>
          <w:rFonts w:eastAsiaTheme="majorEastAsia" w:cs="Calibri" w:hint="cs"/>
          <w:color w:val="000000" w:themeColor="text1"/>
          <w:kern w:val="0"/>
          <w:lang w:eastAsia="zh-TW"/>
          <w14:ligatures w14:val="none"/>
        </w:rPr>
        <w:t>Arun Kumar Mannodi</w:t>
      </w:r>
      <w:r w:rsidR="005D1B44" w:rsidRPr="00D07028">
        <w:rPr>
          <w:rFonts w:eastAsiaTheme="majorEastAsia" w:cs="Calibri" w:hint="cs"/>
          <w:color w:val="000000" w:themeColor="text1"/>
          <w:kern w:val="0"/>
          <w:vertAlign w:val="superscript"/>
          <w:lang w:eastAsia="zh-TW"/>
          <w14:ligatures w14:val="none"/>
        </w:rPr>
        <w:t>1</w:t>
      </w:r>
      <w:r w:rsidR="00175F42" w:rsidRPr="00D07028">
        <w:rPr>
          <w:rFonts w:eastAsiaTheme="majorEastAsia" w:cs="Calibri" w:hint="cs"/>
          <w:color w:val="000000" w:themeColor="text1"/>
          <w:kern w:val="0"/>
          <w:vertAlign w:val="superscript"/>
          <w:lang w:eastAsia="zh-TW"/>
          <w14:ligatures w14:val="none"/>
        </w:rPr>
        <w:t xml:space="preserve"> </w:t>
      </w:r>
      <w:r w:rsidR="00175F42" w:rsidRPr="00D07028">
        <w:rPr>
          <w:rFonts w:eastAsiaTheme="majorEastAsia" w:cs="Calibri" w:hint="cs"/>
          <w:color w:val="000000" w:themeColor="text1"/>
          <w:kern w:val="0"/>
          <w:lang w:eastAsia="zh-TW"/>
          <w14:ligatures w14:val="none"/>
        </w:rPr>
        <w:t>and</w:t>
      </w:r>
      <w:r w:rsidR="00BE2B0D">
        <w:rPr>
          <w:rFonts w:eastAsiaTheme="majorEastAsia" w:cs="Calibri"/>
          <w:color w:val="000000" w:themeColor="text1"/>
          <w:kern w:val="0"/>
          <w:lang w:eastAsia="zh-TW"/>
          <w14:ligatures w14:val="none"/>
        </w:rPr>
        <w:t xml:space="preserve"> </w:t>
      </w:r>
      <w:r w:rsidRPr="00D07028">
        <w:rPr>
          <w:rFonts w:eastAsiaTheme="majorEastAsia" w:cs="Calibri" w:hint="cs"/>
          <w:color w:val="000000" w:themeColor="text1"/>
          <w:kern w:val="0"/>
          <w:lang w:eastAsia="zh-TW"/>
          <w14:ligatures w14:val="none"/>
        </w:rPr>
        <w:t>Lia Stanciu</w:t>
      </w:r>
      <w:r w:rsidR="00175F42" w:rsidRPr="00D07028">
        <w:rPr>
          <w:rFonts w:eastAsiaTheme="majorEastAsia" w:cs="Calibri" w:hint="cs"/>
          <w:color w:val="000000" w:themeColor="text1"/>
          <w:kern w:val="0"/>
          <w:vertAlign w:val="superscript"/>
          <w:lang w:eastAsia="zh-TW"/>
          <w14:ligatures w14:val="none"/>
        </w:rPr>
        <w:t>1</w:t>
      </w:r>
      <w:r w:rsidRPr="00D07028">
        <w:rPr>
          <w:rFonts w:eastAsiaTheme="majorEastAsia" w:cs="Calibri" w:hint="cs"/>
          <w:color w:val="000000" w:themeColor="text1"/>
          <w:kern w:val="0"/>
          <w:vertAlign w:val="superscript"/>
          <w:lang w:eastAsia="zh-TW"/>
          <w14:ligatures w14:val="none"/>
        </w:rPr>
        <w:t>,</w:t>
      </w:r>
      <w:r w:rsidR="00175F42" w:rsidRPr="00D07028">
        <w:rPr>
          <w:rFonts w:eastAsiaTheme="majorEastAsia" w:cs="Calibri" w:hint="cs"/>
          <w:color w:val="000000" w:themeColor="text1"/>
          <w:kern w:val="0"/>
          <w:vertAlign w:val="superscript"/>
          <w:lang w:eastAsia="zh-TW"/>
          <w14:ligatures w14:val="none"/>
        </w:rPr>
        <w:t>2,4*</w:t>
      </w:r>
      <w:r w:rsidRPr="00D07028">
        <w:rPr>
          <w:rFonts w:eastAsiaTheme="majorEastAsia" w:cs="Calibri" w:hint="cs"/>
          <w:color w:val="000000" w:themeColor="text1"/>
          <w:kern w:val="0"/>
          <w:vertAlign w:val="superscript"/>
          <w:lang w:eastAsia="zh-TW"/>
          <w14:ligatures w14:val="none"/>
        </w:rPr>
        <w:t xml:space="preserve"> </w:t>
      </w:r>
    </w:p>
    <w:p w14:paraId="3F4FB736" w14:textId="77777777" w:rsidR="002258DE" w:rsidRPr="00D07028" w:rsidRDefault="002258DE" w:rsidP="002258DE">
      <w:pPr>
        <w:spacing w:after="0" w:line="480" w:lineRule="auto"/>
        <w:rPr>
          <w:rFonts w:eastAsia="SimSun" w:cs="Calibri"/>
          <w:bCs/>
          <w:color w:val="000000"/>
          <w:kern w:val="0"/>
          <w:szCs w:val="28"/>
          <w14:ligatures w14:val="none"/>
        </w:rPr>
      </w:pPr>
    </w:p>
    <w:p w14:paraId="435D4465" w14:textId="3A3CEF28" w:rsidR="002258DE" w:rsidRPr="00D07028" w:rsidRDefault="002258DE" w:rsidP="00EF0B8C">
      <w:pPr>
        <w:pStyle w:val="ListParagraph"/>
        <w:numPr>
          <w:ilvl w:val="0"/>
          <w:numId w:val="4"/>
        </w:numPr>
        <w:tabs>
          <w:tab w:val="left" w:pos="567"/>
        </w:tabs>
        <w:spacing w:after="0" w:line="480" w:lineRule="auto"/>
        <w:rPr>
          <w:rFonts w:eastAsia="PMingLiU" w:cs="Calibri"/>
          <w:iCs/>
          <w:color w:val="000000"/>
          <w:kern w:val="0"/>
          <w:sz w:val="20"/>
          <w:szCs w:val="20"/>
          <w14:ligatures w14:val="none"/>
        </w:rPr>
      </w:pPr>
      <w:r w:rsidRPr="00D07028">
        <w:rPr>
          <w:rFonts w:eastAsia="PMingLiU" w:cs="Calibri" w:hint="cs"/>
          <w:iCs/>
          <w:color w:val="000000"/>
          <w:kern w:val="0"/>
          <w:sz w:val="20"/>
          <w:szCs w:val="20"/>
          <w14:ligatures w14:val="none"/>
        </w:rPr>
        <w:t>School of Materials Engineering, Purdue University, 701 West Stadium Ave., West Lafayette, IN, 47907, USA</w:t>
      </w:r>
    </w:p>
    <w:p w14:paraId="6C15A211" w14:textId="664B9566" w:rsidR="002258DE" w:rsidRPr="00D07028" w:rsidRDefault="002258DE" w:rsidP="00EF0B8C">
      <w:pPr>
        <w:pStyle w:val="ListParagraph"/>
        <w:numPr>
          <w:ilvl w:val="0"/>
          <w:numId w:val="4"/>
        </w:numPr>
        <w:tabs>
          <w:tab w:val="left" w:pos="567"/>
        </w:tabs>
        <w:spacing w:after="0" w:line="480" w:lineRule="auto"/>
        <w:rPr>
          <w:rFonts w:eastAsia="PMingLiU" w:cs="Calibri"/>
          <w:iCs/>
          <w:color w:val="000000"/>
          <w:kern w:val="0"/>
          <w:sz w:val="20"/>
          <w:szCs w:val="20"/>
          <w14:ligatures w14:val="none"/>
        </w:rPr>
      </w:pPr>
      <w:r w:rsidRPr="00D07028">
        <w:rPr>
          <w:rFonts w:eastAsia="PMingLiU" w:cs="Calibri" w:hint="cs"/>
          <w:iCs/>
          <w:color w:val="000000"/>
          <w:kern w:val="0"/>
          <w:sz w:val="20"/>
          <w:szCs w:val="20"/>
          <w14:ligatures w14:val="none"/>
        </w:rPr>
        <w:t>School of Biomedical Engineering, Purdue University, 206 S Martin Jischke Dr, West Lafayette, IN, 47907, USA</w:t>
      </w:r>
    </w:p>
    <w:p w14:paraId="59702380" w14:textId="11129609" w:rsidR="00EF0B8C" w:rsidRPr="00D07028" w:rsidRDefault="00E201F6" w:rsidP="00E201F6">
      <w:pPr>
        <w:pStyle w:val="ListParagraph"/>
        <w:numPr>
          <w:ilvl w:val="0"/>
          <w:numId w:val="4"/>
        </w:numPr>
        <w:tabs>
          <w:tab w:val="left" w:pos="567"/>
        </w:tabs>
        <w:spacing w:line="480" w:lineRule="auto"/>
        <w:rPr>
          <w:rFonts w:eastAsia="PMingLiU" w:cs="Calibri"/>
          <w:iCs/>
          <w:color w:val="000000"/>
          <w:kern w:val="0"/>
          <w:sz w:val="20"/>
          <w:szCs w:val="20"/>
          <w14:ligatures w14:val="none"/>
        </w:rPr>
      </w:pPr>
      <w:r w:rsidRPr="00D07028">
        <w:rPr>
          <w:rFonts w:eastAsia="PMingLiU" w:cs="Calibri" w:hint="cs"/>
          <w:iCs/>
          <w:color w:val="000000"/>
          <w:kern w:val="0"/>
          <w:sz w:val="20"/>
          <w:szCs w:val="20"/>
          <w14:ligatures w14:val="none"/>
        </w:rPr>
        <w:t>School of Mechanical Engineering, Purdue University, 701 West Stadium Ave., West Lafayette, IN, 47907, USA</w:t>
      </w:r>
    </w:p>
    <w:p w14:paraId="42805469" w14:textId="6F19BA05" w:rsidR="00E5769D" w:rsidRPr="00D07028" w:rsidRDefault="00E5769D" w:rsidP="00E201F6">
      <w:pPr>
        <w:pStyle w:val="ListParagraph"/>
        <w:numPr>
          <w:ilvl w:val="0"/>
          <w:numId w:val="4"/>
        </w:numPr>
        <w:tabs>
          <w:tab w:val="left" w:pos="567"/>
        </w:tabs>
        <w:spacing w:line="480" w:lineRule="auto"/>
        <w:rPr>
          <w:rFonts w:eastAsia="PMingLiU" w:cs="Calibri"/>
          <w:iCs/>
          <w:color w:val="000000"/>
          <w:kern w:val="0"/>
          <w:sz w:val="20"/>
          <w:szCs w:val="20"/>
          <w14:ligatures w14:val="none"/>
        </w:rPr>
      </w:pPr>
      <w:r w:rsidRPr="00D07028">
        <w:rPr>
          <w:rFonts w:eastAsia="PMingLiU" w:cs="Calibri" w:hint="cs"/>
          <w:iCs/>
          <w:color w:val="000000"/>
          <w:kern w:val="0"/>
          <w:sz w:val="20"/>
          <w:szCs w:val="20"/>
          <w14:ligatures w14:val="none"/>
        </w:rPr>
        <w:t>Bindley Bioscience Center, Purdue University, 1203 W State St, West Lafayette, IN, 47907, USA</w:t>
      </w:r>
    </w:p>
    <w:p w14:paraId="64E44E4E" w14:textId="72FFD3DE" w:rsidR="004A2671" w:rsidRPr="00D07028" w:rsidRDefault="004A2671" w:rsidP="00EF0B8C">
      <w:pPr>
        <w:pStyle w:val="ListParagraph"/>
        <w:numPr>
          <w:ilvl w:val="0"/>
          <w:numId w:val="4"/>
        </w:numPr>
        <w:tabs>
          <w:tab w:val="left" w:pos="567"/>
        </w:tabs>
        <w:spacing w:after="0" w:line="480" w:lineRule="auto"/>
        <w:rPr>
          <w:rFonts w:eastAsia="PMingLiU" w:cs="Calibri"/>
          <w:i/>
          <w:color w:val="000000"/>
          <w:kern w:val="0"/>
          <w:sz w:val="20"/>
          <w:szCs w:val="20"/>
          <w14:ligatures w14:val="none"/>
        </w:rPr>
      </w:pPr>
      <w:r w:rsidRPr="00D07028">
        <w:rPr>
          <w:rFonts w:eastAsia="PMingLiU" w:cs="Calibri" w:hint="cs"/>
          <w:i/>
          <w:color w:val="000000"/>
          <w:kern w:val="0"/>
          <w:sz w:val="20"/>
          <w:szCs w:val="20"/>
          <w14:ligatures w14:val="none"/>
        </w:rPr>
        <w:t>INM - Leibniz Institute for New Materials, D2 2, 66123, Saarbrücken, Germany</w:t>
      </w:r>
    </w:p>
    <w:p w14:paraId="6EEAFB62" w14:textId="5892515D" w:rsidR="00415B44" w:rsidRPr="00D07028" w:rsidRDefault="00415B44" w:rsidP="00EF0B8C">
      <w:pPr>
        <w:pStyle w:val="ListParagraph"/>
        <w:numPr>
          <w:ilvl w:val="0"/>
          <w:numId w:val="4"/>
        </w:numPr>
        <w:tabs>
          <w:tab w:val="left" w:pos="567"/>
        </w:tabs>
        <w:spacing w:after="0" w:line="480" w:lineRule="auto"/>
        <w:rPr>
          <w:rFonts w:eastAsia="PMingLiU" w:cs="Calibri"/>
          <w:i/>
          <w:color w:val="000000"/>
          <w:kern w:val="0"/>
          <w:sz w:val="20"/>
          <w:szCs w:val="20"/>
          <w14:ligatures w14:val="none"/>
        </w:rPr>
      </w:pPr>
      <w:r w:rsidRPr="00D07028">
        <w:rPr>
          <w:rFonts w:eastAsia="PMingLiU" w:cs="Calibri" w:hint="cs"/>
          <w:i/>
          <w:color w:val="000000"/>
          <w:kern w:val="0"/>
          <w:sz w:val="20"/>
          <w:szCs w:val="20"/>
          <w14:ligatures w14:val="none"/>
        </w:rPr>
        <w:t>Department of Materials Science &amp; Engineering, Saarland University, Campus D2 2, 66123, Saarbrücken, Germany</w:t>
      </w:r>
    </w:p>
    <w:p w14:paraId="14F75C0A" w14:textId="4E97A9C3" w:rsidR="002258DE" w:rsidRPr="00D07028" w:rsidRDefault="002258DE" w:rsidP="00EF0B8C">
      <w:pPr>
        <w:pStyle w:val="ListParagraph"/>
        <w:numPr>
          <w:ilvl w:val="0"/>
          <w:numId w:val="4"/>
        </w:numPr>
        <w:tabs>
          <w:tab w:val="left" w:pos="567"/>
        </w:tabs>
        <w:spacing w:after="0" w:line="480" w:lineRule="auto"/>
        <w:rPr>
          <w:rFonts w:eastAsia="PMingLiU" w:cs="Calibri"/>
          <w:i/>
          <w:color w:val="000000"/>
          <w:kern w:val="0"/>
          <w:sz w:val="20"/>
          <w:szCs w:val="20"/>
          <w14:ligatures w14:val="none"/>
        </w:rPr>
      </w:pPr>
      <w:r w:rsidRPr="00D07028">
        <w:rPr>
          <w:rFonts w:eastAsia="PMingLiU" w:cs="Calibri" w:hint="cs"/>
          <w:i/>
          <w:color w:val="000000"/>
          <w:kern w:val="0"/>
          <w:sz w:val="20"/>
          <w:szCs w:val="20"/>
          <w14:ligatures w14:val="none"/>
        </w:rPr>
        <w:t>saarene, Saarland Center for Energy Materials and Sustainability, Campus C4 2, 66123 Saarbrücken, Germany</w:t>
      </w:r>
    </w:p>
    <w:p w14:paraId="7092BAD4" w14:textId="7C6AA37A" w:rsidR="002258DE" w:rsidRPr="00D07028" w:rsidRDefault="00E5769D">
      <w:pPr>
        <w:tabs>
          <w:tab w:val="left" w:pos="567"/>
        </w:tabs>
        <w:spacing w:after="0" w:line="480" w:lineRule="auto"/>
        <w:rPr>
          <w:rFonts w:eastAsia="SimSun" w:cs="Calibri"/>
          <w:i/>
          <w:color w:val="000000"/>
          <w:kern w:val="0"/>
          <w:sz w:val="20"/>
          <w:szCs w:val="20"/>
          <w14:ligatures w14:val="none"/>
        </w:rPr>
        <w:pPrChange w:id="0" w:author="Burger, Peter" w:date="2026-06-10T15:44:00Z" w16du:dateUtc="2026-06-10T13:44:00Z">
          <w:pPr>
            <w:tabs>
              <w:tab w:val="left" w:pos="567"/>
            </w:tabs>
            <w:spacing w:after="0" w:line="480" w:lineRule="auto"/>
            <w:ind w:left="567" w:hanging="425"/>
          </w:pPr>
        </w:pPrChange>
      </w:pPr>
      <w:r w:rsidRPr="00D07028">
        <w:rPr>
          <w:rFonts w:eastAsia="SimSun" w:cs="Calibri" w:hint="cs"/>
          <w:i/>
          <w:color w:val="000000"/>
          <w:kern w:val="0"/>
          <w:sz w:val="20"/>
          <w:szCs w:val="20"/>
          <w14:ligatures w14:val="none"/>
        </w:rPr>
        <w:t xml:space="preserve"> </w:t>
      </w:r>
    </w:p>
    <w:p w14:paraId="481656FE" w14:textId="5C8F4C9E" w:rsidR="002258DE" w:rsidRPr="00D07028" w:rsidRDefault="002258DE" w:rsidP="002258DE">
      <w:pPr>
        <w:tabs>
          <w:tab w:val="left" w:pos="567"/>
        </w:tabs>
        <w:spacing w:after="0" w:line="480" w:lineRule="auto"/>
        <w:ind w:left="567" w:hanging="425"/>
        <w:rPr>
          <w:rFonts w:eastAsia="SimSun" w:cs="Calibri"/>
          <w:kern w:val="0"/>
          <w:sz w:val="22"/>
          <w:szCs w:val="22"/>
          <w14:ligatures w14:val="none"/>
        </w:rPr>
      </w:pPr>
      <w:r w:rsidRPr="00D07028">
        <w:rPr>
          <w:rFonts w:eastAsia="SimSun" w:cs="Calibri" w:hint="cs"/>
          <w:iCs/>
          <w:color w:val="000000"/>
          <w:kern w:val="0"/>
          <w:sz w:val="20"/>
          <w:szCs w:val="20"/>
          <w14:ligatures w14:val="none"/>
        </w:rPr>
        <w:t>*</w:t>
      </w:r>
      <w:r w:rsidRPr="00D07028">
        <w:rPr>
          <w:rFonts w:eastAsia="SimSun" w:cs="Calibri" w:hint="cs"/>
          <w:iCs/>
          <w:color w:val="000000"/>
          <w:kern w:val="0"/>
          <w:sz w:val="20"/>
          <w:szCs w:val="20"/>
          <w14:ligatures w14:val="none"/>
        </w:rPr>
        <w:tab/>
        <w:t>Corresponding authors’ email:</w:t>
      </w:r>
      <w:r w:rsidR="00361C5C" w:rsidRPr="00D07028">
        <w:rPr>
          <w:rFonts w:cs="Calibri" w:hint="cs"/>
        </w:rPr>
        <w:t xml:space="preserve"> </w:t>
      </w:r>
      <w:r w:rsidR="00361C5C" w:rsidRPr="00D07028">
        <w:rPr>
          <w:rFonts w:eastAsia="SimSun" w:cs="Calibri" w:hint="cs"/>
          <w:iCs/>
          <w:color w:val="000000"/>
          <w:kern w:val="0"/>
          <w:sz w:val="20"/>
          <w:szCs w:val="20"/>
          <w14:ligatures w14:val="none"/>
        </w:rPr>
        <w:t>lstanciu@purdue.edu (L. Stanciu)</w:t>
      </w:r>
    </w:p>
    <w:p w14:paraId="51C6C5C2" w14:textId="2FDDA649" w:rsidR="002344EB" w:rsidRPr="00D07028" w:rsidRDefault="002258DE">
      <w:pPr>
        <w:spacing w:after="0" w:line="480" w:lineRule="auto"/>
        <w:rPr>
          <w:rFonts w:eastAsiaTheme="minorEastAsia" w:cs="Calibri"/>
          <w:color w:val="000000" w:themeColor="text1"/>
          <w:kern w:val="0"/>
          <w:lang w:eastAsia="ko-KR"/>
          <w14:ligatures w14:val="none"/>
        </w:rPr>
      </w:pPr>
      <w:r w:rsidRPr="00D07028">
        <w:rPr>
          <w:rFonts w:eastAsiaTheme="minorEastAsia" w:cs="Calibri" w:hint="cs"/>
          <w:color w:val="000000" w:themeColor="text1"/>
          <w:kern w:val="0"/>
          <w:lang w:eastAsia="ko-KR"/>
          <w14:ligatures w14:val="none"/>
        </w:rPr>
        <w:t xml:space="preserve"> </w:t>
      </w:r>
    </w:p>
    <w:p w14:paraId="519D75AC" w14:textId="77777777" w:rsidR="002344EB" w:rsidRPr="00D07028" w:rsidRDefault="00445942">
      <w:pPr>
        <w:spacing w:after="0" w:line="480" w:lineRule="auto"/>
        <w:rPr>
          <w:rFonts w:cs="Calibri"/>
        </w:rPr>
      </w:pPr>
      <w:r w:rsidRPr="00D07028">
        <w:rPr>
          <w:rFonts w:cs="Calibri" w:hint="cs"/>
          <w:b/>
          <w:bCs/>
        </w:rPr>
        <w:t>Keywords</w:t>
      </w:r>
      <w:r w:rsidRPr="00D07028">
        <w:rPr>
          <w:rFonts w:cs="Calibri" w:hint="cs"/>
        </w:rPr>
        <w:t>:</w:t>
      </w:r>
    </w:p>
    <w:p w14:paraId="20B82B4B" w14:textId="77777777" w:rsidR="002344EB" w:rsidRPr="00D07028" w:rsidRDefault="00445942">
      <w:pPr>
        <w:spacing w:after="0" w:line="480" w:lineRule="auto"/>
        <w:rPr>
          <w:rFonts w:eastAsiaTheme="minorEastAsia" w:cs="Calibri"/>
          <w:color w:val="000000" w:themeColor="text1"/>
          <w:kern w:val="0"/>
          <w14:ligatures w14:val="none"/>
        </w:rPr>
      </w:pPr>
      <w:r w:rsidRPr="00D07028">
        <w:rPr>
          <w:rFonts w:eastAsiaTheme="minorEastAsia" w:cs="Calibri" w:hint="cs"/>
          <w:color w:val="000000" w:themeColor="text1"/>
          <w:kern w:val="0"/>
          <w14:ligatures w14:val="none"/>
        </w:rPr>
        <w:t>MXene (Ti</w:t>
      </w:r>
      <w:r w:rsidRPr="00D07028">
        <w:rPr>
          <w:rFonts w:eastAsiaTheme="minorEastAsia" w:cs="Calibri" w:hint="cs"/>
          <w:color w:val="000000" w:themeColor="text1"/>
          <w:kern w:val="0"/>
          <w:vertAlign w:val="subscript"/>
          <w14:ligatures w14:val="none"/>
        </w:rPr>
        <w:t>3</w:t>
      </w:r>
      <w:r w:rsidRPr="00D07028">
        <w:rPr>
          <w:rFonts w:eastAsiaTheme="minorEastAsia" w:cs="Calibri" w:hint="cs"/>
          <w:color w:val="000000" w:themeColor="text1"/>
          <w:kern w:val="0"/>
          <w14:ligatures w14:val="none"/>
        </w:rPr>
        <w:t>C</w:t>
      </w:r>
      <w:r w:rsidRPr="00D07028">
        <w:rPr>
          <w:rFonts w:eastAsiaTheme="minorEastAsia" w:cs="Calibri" w:hint="cs"/>
          <w:color w:val="000000" w:themeColor="text1"/>
          <w:kern w:val="0"/>
          <w:vertAlign w:val="subscript"/>
          <w14:ligatures w14:val="none"/>
        </w:rPr>
        <w:t>2</w:t>
      </w:r>
      <w:r w:rsidRPr="00D07028">
        <w:rPr>
          <w:rFonts w:eastAsiaTheme="minorEastAsia" w:cs="Calibri" w:hint="cs"/>
          <w:color w:val="000000" w:themeColor="text1"/>
          <w:kern w:val="0"/>
          <w14:ligatures w14:val="none"/>
        </w:rPr>
        <w:t>T</w:t>
      </w:r>
      <w:r w:rsidRPr="00D07028">
        <w:rPr>
          <w:rFonts w:eastAsiaTheme="minorEastAsia" w:cs="Calibri" w:hint="cs"/>
          <w:color w:val="000000" w:themeColor="text1"/>
          <w:kern w:val="0"/>
          <w:vertAlign w:val="subscript"/>
          <w14:ligatures w14:val="none"/>
        </w:rPr>
        <w:t>x</w:t>
      </w:r>
      <w:r w:rsidRPr="00D07028">
        <w:rPr>
          <w:rFonts w:eastAsiaTheme="minorEastAsia" w:cs="Calibri" w:hint="cs"/>
          <w:color w:val="000000" w:themeColor="text1"/>
          <w:kern w:val="0"/>
          <w14:ligatures w14:val="none"/>
        </w:rPr>
        <w:t>); Layered double hydroxide (Ni</w:t>
      </w:r>
      <w:r w:rsidRPr="00D07028">
        <w:rPr>
          <w:rFonts w:eastAsiaTheme="minorEastAsia" w:cs="Calibri" w:hint="cs"/>
          <w:color w:val="000000" w:themeColor="text1"/>
          <w:kern w:val="0"/>
          <w:vertAlign w:val="subscript"/>
          <w14:ligatures w14:val="none"/>
        </w:rPr>
        <w:t>2</w:t>
      </w:r>
      <w:r w:rsidRPr="00D07028">
        <w:rPr>
          <w:rFonts w:eastAsiaTheme="minorEastAsia" w:cs="Calibri" w:hint="cs"/>
          <w:color w:val="000000" w:themeColor="text1"/>
          <w:kern w:val="0"/>
          <w14:ligatures w14:val="none"/>
        </w:rPr>
        <w:t>FeMn-LDH) ; Dopamine Sensor</w:t>
      </w:r>
    </w:p>
    <w:p w14:paraId="54618D9F" w14:textId="77777777" w:rsidR="002344EB" w:rsidRPr="00D07028" w:rsidRDefault="00445942">
      <w:pPr>
        <w:jc w:val="left"/>
        <w:rPr>
          <w:rFonts w:eastAsiaTheme="minorEastAsia" w:cs="Calibri"/>
          <w:color w:val="000000" w:themeColor="text1"/>
          <w:kern w:val="0"/>
          <w14:ligatures w14:val="none"/>
        </w:rPr>
      </w:pPr>
      <w:r w:rsidRPr="00D07028">
        <w:rPr>
          <w:rFonts w:cs="Calibri" w:hint="cs"/>
        </w:rPr>
        <w:br w:type="page"/>
      </w:r>
    </w:p>
    <w:p w14:paraId="3D830180" w14:textId="77777777" w:rsidR="002344EB" w:rsidRPr="00D07028" w:rsidRDefault="00445942">
      <w:pPr>
        <w:spacing w:after="0" w:line="480" w:lineRule="auto"/>
        <w:rPr>
          <w:rFonts w:cs="Calibri"/>
          <w:b/>
          <w:bCs/>
          <w:sz w:val="28"/>
          <w:szCs w:val="28"/>
        </w:rPr>
      </w:pPr>
      <w:r w:rsidRPr="00D07028">
        <w:rPr>
          <w:rFonts w:cs="Calibri" w:hint="cs"/>
          <w:b/>
          <w:bCs/>
          <w:sz w:val="28"/>
          <w:szCs w:val="28"/>
        </w:rPr>
        <w:lastRenderedPageBreak/>
        <w:t>Abstract</w:t>
      </w:r>
    </w:p>
    <w:p w14:paraId="65DD6530" w14:textId="2829513C" w:rsidR="002344EB" w:rsidRPr="00D07028" w:rsidRDefault="00445942">
      <w:pPr>
        <w:spacing w:after="0" w:line="480" w:lineRule="auto"/>
        <w:rPr>
          <w:rFonts w:cs="Calibri"/>
        </w:rPr>
      </w:pPr>
      <w:r w:rsidRPr="00D07028">
        <w:rPr>
          <w:rFonts w:cs="Calibri" w:hint="cs"/>
        </w:rPr>
        <w:t>Layered double hydroxides (LDHs) are attractive for electrochemical sensing because of their electroactive and hydroxyl-rich surfaces. However, their practical sensing performance is often limited by poor electrical conductivity. In contrast, Ti</w:t>
      </w:r>
      <w:r w:rsidRPr="00D07028">
        <w:rPr>
          <w:rFonts w:cs="Calibri" w:hint="cs"/>
          <w:vertAlign w:val="subscript"/>
        </w:rPr>
        <w:t>3</w:t>
      </w:r>
      <w:r w:rsidRPr="00D07028">
        <w:rPr>
          <w:rFonts w:cs="Calibri" w:hint="cs"/>
        </w:rPr>
        <w:t>C</w:t>
      </w:r>
      <w:r w:rsidRPr="00D07028">
        <w:rPr>
          <w:rFonts w:cs="Calibri" w:hint="cs"/>
          <w:vertAlign w:val="subscript"/>
        </w:rPr>
        <w:t>2</w:t>
      </w:r>
      <w:r w:rsidRPr="00D07028">
        <w:rPr>
          <w:rFonts w:cs="Calibri" w:hint="cs"/>
        </w:rPr>
        <w:t>T</w:t>
      </w:r>
      <w:r w:rsidRPr="00D07028">
        <w:rPr>
          <w:rFonts w:cs="Calibri" w:hint="cs"/>
          <w:vertAlign w:val="subscript"/>
        </w:rPr>
        <w:t>x</w:t>
      </w:r>
      <w:r w:rsidRPr="00D07028">
        <w:rPr>
          <w:rFonts w:cs="Calibri" w:hint="cs"/>
        </w:rPr>
        <w:t xml:space="preserve"> MXenes exhibit high electrical conductivity and hydrophilic surface chemistry, but they can lack sufficient analyte-specific adsorption sites. Here, we develop a Ni</w:t>
      </w:r>
      <w:r w:rsidRPr="00D07028">
        <w:rPr>
          <w:rFonts w:cs="Calibri" w:hint="cs"/>
          <w:vertAlign w:val="subscript"/>
        </w:rPr>
        <w:t>0.5</w:t>
      </w:r>
      <w:r w:rsidRPr="00D07028">
        <w:rPr>
          <w:rFonts w:cs="Calibri" w:hint="cs"/>
        </w:rPr>
        <w:t>Fe</w:t>
      </w:r>
      <w:r w:rsidRPr="00D07028">
        <w:rPr>
          <w:rFonts w:cs="Calibri" w:hint="cs"/>
          <w:vertAlign w:val="subscript"/>
        </w:rPr>
        <w:t>0.25</w:t>
      </w:r>
      <w:r w:rsidRPr="00D07028">
        <w:rPr>
          <w:rFonts w:cs="Calibri" w:hint="cs"/>
        </w:rPr>
        <w:t>Mn</w:t>
      </w:r>
      <w:r w:rsidRPr="00D07028">
        <w:rPr>
          <w:rFonts w:cs="Calibri" w:hint="cs"/>
          <w:vertAlign w:val="subscript"/>
        </w:rPr>
        <w:t>0.25</w:t>
      </w:r>
      <w:r w:rsidRPr="00D07028">
        <w:rPr>
          <w:rFonts w:cs="Calibri" w:hint="cs"/>
        </w:rPr>
        <w:t xml:space="preserve"> layered double hydroxide/Ti</w:t>
      </w:r>
      <w:r w:rsidRPr="00D07028">
        <w:rPr>
          <w:rFonts w:cs="Calibri" w:hint="cs"/>
          <w:vertAlign w:val="subscript"/>
        </w:rPr>
        <w:t>3</w:t>
      </w:r>
      <w:r w:rsidRPr="00D07028">
        <w:rPr>
          <w:rFonts w:cs="Calibri" w:hint="cs"/>
        </w:rPr>
        <w:t>C</w:t>
      </w:r>
      <w:r w:rsidRPr="00D07028">
        <w:rPr>
          <w:rFonts w:cs="Calibri" w:hint="cs"/>
          <w:vertAlign w:val="subscript"/>
        </w:rPr>
        <w:t>2</w:t>
      </w:r>
      <w:r w:rsidRPr="00D07028">
        <w:rPr>
          <w:rFonts w:cs="Calibri" w:hint="cs"/>
        </w:rPr>
        <w:t>T</w:t>
      </w:r>
      <w:r w:rsidRPr="00D07028">
        <w:rPr>
          <w:rFonts w:cs="Calibri" w:hint="cs"/>
          <w:vertAlign w:val="subscript"/>
        </w:rPr>
        <w:t>x</w:t>
      </w:r>
      <w:r w:rsidRPr="00D07028">
        <w:rPr>
          <w:rFonts w:cs="Calibri" w:hint="cs"/>
        </w:rPr>
        <w:t xml:space="preserve"> MXene hybrid composite (NFM-MX) for dopamine sensing, where Ti</w:t>
      </w:r>
      <w:r w:rsidRPr="00D07028">
        <w:rPr>
          <w:rFonts w:cs="Calibri" w:hint="cs"/>
          <w:vertAlign w:val="subscript"/>
        </w:rPr>
        <w:t>3</w:t>
      </w:r>
      <w:r w:rsidRPr="00D07028">
        <w:rPr>
          <w:rFonts w:cs="Calibri" w:hint="cs"/>
        </w:rPr>
        <w:t>C</w:t>
      </w:r>
      <w:r w:rsidRPr="00D07028">
        <w:rPr>
          <w:rFonts w:cs="Calibri" w:hint="cs"/>
          <w:vertAlign w:val="subscript"/>
        </w:rPr>
        <w:t>2</w:t>
      </w:r>
      <w:r w:rsidRPr="00D07028">
        <w:rPr>
          <w:rFonts w:cs="Calibri" w:hint="cs"/>
        </w:rPr>
        <w:t>T</w:t>
      </w:r>
      <w:r w:rsidRPr="00D07028">
        <w:rPr>
          <w:rFonts w:cs="Calibri" w:hint="cs"/>
          <w:vertAlign w:val="subscript"/>
        </w:rPr>
        <w:t>x</w:t>
      </w:r>
      <w:r w:rsidRPr="00D07028">
        <w:rPr>
          <w:rFonts w:cs="Calibri" w:hint="cs"/>
        </w:rPr>
        <w:t xml:space="preserve"> serves as a conductive scaffold, and NFM-LDH provides hydroxyl-rich molecular recognition sites. Density functional theory calculations reveal that dopamine adsorbs moderately on mixed-terminated Ti</w:t>
      </w:r>
      <w:r w:rsidRPr="00D07028">
        <w:rPr>
          <w:rFonts w:cs="Calibri" w:hint="cs"/>
          <w:vertAlign w:val="subscript"/>
        </w:rPr>
        <w:t>3</w:t>
      </w:r>
      <w:r w:rsidRPr="00D07028">
        <w:rPr>
          <w:rFonts w:cs="Calibri" w:hint="cs"/>
        </w:rPr>
        <w:t>C</w:t>
      </w:r>
      <w:r w:rsidRPr="00D07028">
        <w:rPr>
          <w:rFonts w:cs="Calibri" w:hint="cs"/>
          <w:vertAlign w:val="subscript"/>
        </w:rPr>
        <w:t>2</w:t>
      </w:r>
      <w:r w:rsidRPr="00D07028">
        <w:rPr>
          <w:rFonts w:cs="Calibri" w:hint="cs"/>
        </w:rPr>
        <w:t>T</w:t>
      </w:r>
      <w:r w:rsidRPr="00D07028">
        <w:rPr>
          <w:rFonts w:cs="Calibri" w:hint="cs"/>
          <w:vertAlign w:val="subscript"/>
        </w:rPr>
        <w:t>x</w:t>
      </w:r>
      <w:r w:rsidRPr="00D07028">
        <w:rPr>
          <w:rFonts w:cs="Calibri" w:hint="cs"/>
        </w:rPr>
        <w:t xml:space="preserve">, with adsorption energies around -0.6 eV. In contrast, NFM-LDH enables significantly stronger dopamine adsorption, with the most stable configuration reaching -1.5 eV. The enhanced adsorption on NFM-LDH proceeds through an acid-base-type adsorption process, where catechol deprotonation forms a catecholate-like species stabilized by multiple cooperative hydrogen-bonding interactions with the hydroxylated LDH surface. Furthermore, the charge redistribution at the NFM-MX interface leads to the formation of an interfacial dipole and electronic coupling across the van der Waals contact, while preserving the intrinsic properties of both components. Electrochemical measurements demonstrate improved dopamine sensing performance for the NFM-MX electrode, achieving a detection limit of 0.109 µM under optimum conditions. Competitive discrimination against common interference molecules was observed. </w:t>
      </w:r>
    </w:p>
    <w:p w14:paraId="797FCC88" w14:textId="0C777C09" w:rsidR="002344EB" w:rsidRPr="00D07028" w:rsidRDefault="00445942">
      <w:pPr>
        <w:spacing w:after="0" w:line="480" w:lineRule="auto"/>
        <w:jc w:val="left"/>
        <w:rPr>
          <w:rFonts w:cs="Calibri"/>
        </w:rPr>
      </w:pPr>
      <w:r w:rsidRPr="00D07028">
        <w:rPr>
          <w:rFonts w:cs="Calibri" w:hint="cs"/>
        </w:rPr>
        <w:br w:type="page"/>
      </w:r>
    </w:p>
    <w:p w14:paraId="36D68567" w14:textId="77777777" w:rsidR="002344EB" w:rsidRPr="00D07028" w:rsidRDefault="00445942">
      <w:pPr>
        <w:pStyle w:val="Heading1"/>
        <w:numPr>
          <w:ilvl w:val="0"/>
          <w:numId w:val="2"/>
        </w:numPr>
        <w:tabs>
          <w:tab w:val="left" w:pos="567"/>
        </w:tabs>
        <w:spacing w:before="0" w:after="0" w:line="480" w:lineRule="auto"/>
        <w:ind w:left="567" w:hanging="567"/>
        <w:rPr>
          <w:rFonts w:ascii="Calibri" w:hAnsi="Calibri" w:cs="Calibri"/>
          <w:b/>
          <w:bCs/>
          <w:color w:val="000000" w:themeColor="text1"/>
          <w:sz w:val="24"/>
          <w:szCs w:val="24"/>
        </w:rPr>
      </w:pPr>
      <w:r w:rsidRPr="00D07028">
        <w:rPr>
          <w:rFonts w:ascii="Calibri" w:hAnsi="Calibri" w:cs="Calibri" w:hint="cs"/>
          <w:b/>
          <w:bCs/>
          <w:color w:val="000000" w:themeColor="text1"/>
          <w:sz w:val="24"/>
          <w:szCs w:val="24"/>
        </w:rPr>
        <w:lastRenderedPageBreak/>
        <w:t>Introduction</w:t>
      </w:r>
    </w:p>
    <w:p w14:paraId="5EC88DF8" w14:textId="55371700" w:rsidR="002344EB" w:rsidRPr="00C01755" w:rsidRDefault="00445942">
      <w:pPr>
        <w:spacing w:after="0" w:line="480" w:lineRule="auto"/>
        <w:rPr>
          <w:rFonts w:cs="Calibri"/>
        </w:rPr>
      </w:pPr>
      <w:r w:rsidRPr="00C01755">
        <w:rPr>
          <w:rFonts w:cs="Calibri" w:hint="cs"/>
        </w:rPr>
        <w:t>Dopamine (DA) is an important catecholamine neurotransmitter that plays a critical role in motor control, cognition, motivation, emotions, memory, and neurochemical signaling. Abnormal dopamine concentrations are associated with several neurological and psychiatric disorders, including Parkinson’s disease, schizophrenia, attention deficits, and other neurodegenerative conditions</w:t>
      </w:r>
      <w:r w:rsidR="00F60D94" w:rsidRPr="00C01755">
        <w:rPr>
          <w:rFonts w:cs="Calibri" w:hint="cs"/>
        </w:rPr>
        <w:t>.</w:t>
      </w:r>
      <w:r w:rsidR="00056AD1">
        <w:rPr>
          <w:rFonts w:cs="Calibri"/>
        </w:rPr>
        <w:fldChar w:fldCharType="begin">
          <w:fldData xml:space="preserve">PEVuZE5vdGU+PENpdGU+PEF1dGhvcj5SYW5nZWwtQmFyYWphczwvQXV0aG9yPjxZZWFyPjIwMTU8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</w:fldData>
        </w:fldChar>
      </w:r>
      <w:r w:rsidR="00035993">
        <w:rPr>
          <w:rFonts w:cs="Calibri"/>
        </w:rPr>
        <w:instrText xml:space="preserve"> ADDIN EN.CITE </w:instrText>
      </w:r>
      <w:r w:rsidR="00035993">
        <w:rPr>
          <w:rFonts w:cs="Calibri"/>
        </w:rPr>
        <w:fldChar w:fldCharType="begin">
          <w:fldData xml:space="preserve">PEVuZE5vdGU+PENpdGU+PEF1dGhvcj5SYW5nZWwtQmFyYWphczwvQXV0aG9yPjxZZWFyPjIwMTU8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</w:fldData>
        </w:fldChar>
      </w:r>
      <w:r w:rsidR="00035993">
        <w:rPr>
          <w:rFonts w:cs="Calibri"/>
        </w:rPr>
        <w:instrText xml:space="preserve"> ADDIN EN.CITE.DATA </w:instrText>
      </w:r>
      <w:r w:rsidR="00035993">
        <w:rPr>
          <w:rFonts w:cs="Calibri"/>
        </w:rPr>
      </w:r>
      <w:r w:rsidR="00035993">
        <w:rPr>
          <w:rFonts w:cs="Calibri"/>
        </w:rPr>
        <w:fldChar w:fldCharType="end"/>
      </w:r>
      <w:r w:rsidR="00056AD1">
        <w:rPr>
          <w:rFonts w:cs="Calibri"/>
        </w:rPr>
      </w:r>
      <w:r w:rsidR="00056AD1">
        <w:rPr>
          <w:rFonts w:cs="Calibri"/>
        </w:rPr>
        <w:fldChar w:fldCharType="separate"/>
      </w:r>
      <w:r w:rsidR="00574006" w:rsidRPr="00574006">
        <w:rPr>
          <w:rFonts w:cs="Calibri"/>
          <w:noProof/>
          <w:vertAlign w:val="superscript"/>
        </w:rPr>
        <w:t>1, 2</w:t>
      </w:r>
      <w:r w:rsidR="00056AD1">
        <w:rPr>
          <w:rFonts w:cs="Calibri"/>
        </w:rPr>
        <w:fldChar w:fldCharType="end"/>
      </w:r>
      <w:r w:rsidRPr="00C01755">
        <w:rPr>
          <w:rFonts w:cs="Calibri" w:hint="cs"/>
        </w:rPr>
        <w:t xml:space="preserve"> Therefore, the development of rapid, sensitive, and reliable dopamine detection platforms is important for point-of-care healthcare applications</w:t>
      </w:r>
      <w:r w:rsidR="00F60D94" w:rsidRPr="00C01755">
        <w:rPr>
          <w:rFonts w:cs="Calibri" w:hint="cs"/>
        </w:rPr>
        <w:t>.</w:t>
      </w:r>
      <w:r w:rsidR="000D35EA">
        <w:rPr>
          <w:rFonts w:cs="Calibri"/>
        </w:rPr>
        <w:fldChar w:fldCharType="begin"/>
      </w:r>
      <w:r w:rsidR="00035993">
        <w:rPr>
          <w:rFonts w:cs="Calibri"/>
        </w:rPr>
        <w:instrText xml:space="preserve"> ADDIN EN.CITE &lt;EndNote&gt;&lt;Cite&gt;&lt;Author&gt;Shassatha Paul&lt;/Author&gt;&lt;Year&gt;2026&lt;/Year&gt;&lt;RecNum&gt;3&lt;/RecNum&gt;&lt;DisplayText&gt;&lt;style face="superscript"&gt;3&lt;/style&gt;&lt;/DisplayText&gt;&lt;record&gt;&lt;rec-number&gt;3&lt;/rec-number&gt;&lt;foreign-keys&gt;&lt;key app="EN" db-id="stetatp9d0x0d3eae0cps9vswvxrfvs0tr5d" timestamp="1781188118"&gt;3&lt;/key&gt;&lt;/foreign-keys&gt;&lt;ref-type name="Journal Article"&gt;17&lt;/ref-type&gt;&lt;contributors&gt;&lt;authors&gt;&lt;author&gt;Shassatha Paul, Saikat&lt;/author&gt;&lt;author&gt;Abdullah Al, Miad&lt;/author&gt;&lt;author&gt;Md. Kawcher, Alam&lt;/author&gt;&lt;author&gt;Newaz Mohammed, Bahadur&lt;/author&gt;&lt;author&gt;Samina, Ahmed&lt;/author&gt;&lt;author&gt;Md,&lt;/author&gt;&lt;/authors&gt;&lt;/contributors&gt;&lt;titles&gt;&lt;title&gt;A review on selective and sensitive application of biosensors in the healthcare sector&lt;/title&gt;&lt;secondary-title&gt;Next Materials&lt;/secondary-title&gt;&lt;/titles&gt;&lt;periodical&gt;&lt;full-title&gt;Next Materials&lt;/full-title&gt;&lt;/periodical&gt;&lt;pages&gt;101739&lt;/pages&gt;&lt;volume&gt;11&lt;/volume&gt;&lt;keywords&gt;&lt;keyword&gt;Electrochemical sensor, Enzyme, Antibodies, Proteins&lt;/keyword&gt;&lt;/keywords&gt;&lt;dates&gt;&lt;year&gt;2026&lt;/year&gt;&lt;/dates&gt;&lt;isbn&gt;2949-8228&lt;/isbn&gt;&lt;urls&gt;&lt;related-urls&gt;&lt;url&gt;https://www.sciencedirect.com/science/article/pii/S2949822826001565&lt;/url&gt;&lt;/related-urls&gt;&lt;/urls&gt;&lt;electronic-resource-num&gt;https://doi.org/10.1016/j.nxmate.2026.101739&lt;/electronic-resource-num&gt;&lt;/record&gt;&lt;/Cite&gt;&lt;/EndNote&gt;</w:instrText>
      </w:r>
      <w:r w:rsidR="000D35EA">
        <w:rPr>
          <w:rFonts w:cs="Calibri"/>
        </w:rPr>
        <w:fldChar w:fldCharType="separate"/>
      </w:r>
      <w:r w:rsidR="000D35EA" w:rsidRPr="000D35EA">
        <w:rPr>
          <w:rFonts w:cs="Calibri"/>
          <w:noProof/>
          <w:vertAlign w:val="superscript"/>
        </w:rPr>
        <w:t>3</w:t>
      </w:r>
      <w:r w:rsidR="000D35EA">
        <w:rPr>
          <w:rFonts w:cs="Calibri"/>
        </w:rPr>
        <w:fldChar w:fldCharType="end"/>
      </w:r>
      <w:r w:rsidRPr="00C01755">
        <w:rPr>
          <w:rFonts w:cs="Calibri" w:hint="cs"/>
        </w:rPr>
        <w:t xml:space="preserve"> Conventional analytical methods such as chromatography</w:t>
      </w:r>
      <w:r w:rsidR="00E42624">
        <w:rPr>
          <w:rFonts w:cs="Calibri"/>
        </w:rPr>
        <w:t>,</w:t>
      </w:r>
      <w:r w:rsidR="00E42624">
        <w:rPr>
          <w:rFonts w:cs="Calibri"/>
        </w:rPr>
        <w:fldChar w:fldCharType="begin"/>
      </w:r>
      <w:r w:rsidR="00035993">
        <w:rPr>
          <w:rFonts w:cs="Calibri"/>
        </w:rPr>
        <w:instrText xml:space="preserve"> ADDIN EN.CITE &lt;EndNote&gt;&lt;Cite&gt;&lt;Author&gt;Rikke&lt;/Author&gt;&lt;Year&gt;2001&lt;/Year&gt;&lt;RecNum&gt;4&lt;/RecNum&gt;&lt;DisplayText&gt;&lt;style face="superscript"&gt;4&lt;/style&gt;&lt;/DisplayText&gt;&lt;record&gt;&lt;rec-number&gt;4&lt;/rec-number&gt;&lt;foreign-keys&gt;&lt;key app="EN" db-id="stetatp9d0x0d3eae0cps9vswvxrfvs0tr5d" timestamp="1781188118"&gt;4&lt;/key&gt;&lt;/foreign-keys&gt;&lt;ref-type name="Journal Article"&gt;17&lt;/ref-type&gt;&lt;contributors&gt;&lt;authors&gt;&lt;author&gt;Rikke, P. H. Nikolajsen&lt;/author&gt;&lt;author&gt;Åse Marie, Hansen&lt;/author&gt;&lt;/authors&gt;&lt;/contributors&gt;&lt;titles&gt;&lt;title&gt;Analytical methods for determining urinary catecholamines in healthy subjects&lt;/title&gt;&lt;secondary-title&gt;Analytica Chimica Acta&lt;/secondary-title&gt;&lt;/titles&gt;&lt;periodical&gt;&lt;full-title&gt;Analytica Chimica Acta&lt;/full-title&gt;&lt;/periodical&gt;&lt;pages&gt;1-15&lt;/pages&gt;&lt;volume&gt;449&lt;/volume&gt;&lt;number&gt;1&lt;/number&gt;&lt;keywords&gt;&lt;keyword&gt;Catecholamines, Urine, Analytical method, Occupational health, Validation, Review&lt;/keyword&gt;&lt;/keywords&gt;&lt;dates&gt;&lt;year&gt;2001&lt;/year&gt;&lt;/dates&gt;&lt;isbn&gt;0003-2670&lt;/isbn&gt;&lt;urls&gt;&lt;related-urls&gt;&lt;url&gt;https://www.sciencedirect.com/science/article/pii/S0003267001013587&lt;/url&gt;&lt;/related-urls&gt;&lt;/urls&gt;&lt;electronic-resource-num&gt;https://doi.org/10.1016/S0003-2670(01)01358-7&lt;/electronic-resource-num&gt;&lt;/record&gt;&lt;/Cite&gt;&lt;/EndNote&gt;</w:instrText>
      </w:r>
      <w:r w:rsidR="00E42624">
        <w:rPr>
          <w:rFonts w:cs="Calibri"/>
        </w:rPr>
        <w:fldChar w:fldCharType="separate"/>
      </w:r>
      <w:r w:rsidR="00E42624" w:rsidRPr="00E42624">
        <w:rPr>
          <w:rFonts w:cs="Calibri"/>
          <w:noProof/>
          <w:vertAlign w:val="superscript"/>
        </w:rPr>
        <w:t>4</w:t>
      </w:r>
      <w:r w:rsidR="00E42624">
        <w:rPr>
          <w:rFonts w:cs="Calibri"/>
        </w:rPr>
        <w:fldChar w:fldCharType="end"/>
      </w:r>
      <w:r w:rsidRPr="00C01755">
        <w:rPr>
          <w:rFonts w:cs="Calibri" w:hint="cs"/>
        </w:rPr>
        <w:t xml:space="preserve"> UV-vis spectroscopy</w:t>
      </w:r>
      <w:r w:rsidR="003060E3" w:rsidRPr="00C01755">
        <w:rPr>
          <w:rFonts w:cs="Calibri" w:hint="cs"/>
        </w:rPr>
        <w:t>,</w:t>
      </w:r>
      <w:r w:rsidR="00A74797">
        <w:rPr>
          <w:rFonts w:cs="Calibri"/>
        </w:rPr>
        <w:fldChar w:fldCharType="begin">
          <w:fldData xml:space="preserve">PEVuZE5vdGU+PENpdGU+PEF1dGhvcj5LYW1hbCBFZGRpbjwvQXV0aG9yPjxZZWFyPjIwMjA8L1ll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</w:fldData>
        </w:fldChar>
      </w:r>
      <w:r w:rsidR="00035993">
        <w:rPr>
          <w:rFonts w:cs="Calibri"/>
        </w:rPr>
        <w:instrText xml:space="preserve"> ADDIN EN.CITE </w:instrText>
      </w:r>
      <w:r w:rsidR="00035993">
        <w:rPr>
          <w:rFonts w:cs="Calibri"/>
        </w:rPr>
        <w:fldChar w:fldCharType="begin">
          <w:fldData xml:space="preserve">PEVuZE5vdGU+PENpdGU+PEF1dGhvcj5LYW1hbCBFZGRpbjwvQXV0aG9yPjxZZWFyPjIwMjA8L1ll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</w:fldData>
        </w:fldChar>
      </w:r>
      <w:r w:rsidR="00035993">
        <w:rPr>
          <w:rFonts w:cs="Calibri"/>
        </w:rPr>
        <w:instrText xml:space="preserve"> ADDIN EN.CITE.DATA </w:instrText>
      </w:r>
      <w:r w:rsidR="00035993">
        <w:rPr>
          <w:rFonts w:cs="Calibri"/>
        </w:rPr>
      </w:r>
      <w:r w:rsidR="00035993">
        <w:rPr>
          <w:rFonts w:cs="Calibri"/>
        </w:rPr>
        <w:fldChar w:fldCharType="end"/>
      </w:r>
      <w:r w:rsidR="00A74797">
        <w:rPr>
          <w:rFonts w:cs="Calibri"/>
        </w:rPr>
      </w:r>
      <w:r w:rsidR="00A74797">
        <w:rPr>
          <w:rFonts w:cs="Calibri"/>
        </w:rPr>
        <w:fldChar w:fldCharType="separate"/>
      </w:r>
      <w:r w:rsidR="00532CD0" w:rsidRPr="00532CD0">
        <w:rPr>
          <w:rFonts w:cs="Calibri"/>
          <w:noProof/>
          <w:vertAlign w:val="superscript"/>
        </w:rPr>
        <w:t>5, 6</w:t>
      </w:r>
      <w:r w:rsidR="00A74797">
        <w:rPr>
          <w:rFonts w:cs="Calibri"/>
        </w:rPr>
        <w:fldChar w:fldCharType="end"/>
      </w:r>
      <w:r w:rsidRPr="00C01755">
        <w:rPr>
          <w:rFonts w:cs="Calibri" w:hint="cs"/>
        </w:rPr>
        <w:t xml:space="preserve"> and colorimetry</w:t>
      </w:r>
      <w:r w:rsidR="003060E3" w:rsidRPr="00C01755">
        <w:rPr>
          <w:rFonts w:cs="Calibri" w:hint="cs"/>
        </w:rPr>
        <w:t>,</w:t>
      </w:r>
      <w:r w:rsidR="00532CD0">
        <w:rPr>
          <w:rFonts w:cs="Calibri"/>
        </w:rPr>
        <w:fldChar w:fldCharType="begin">
          <w:fldData xml:space="preserve">PEVuZE5vdGU+PENpdGU+PEF1dGhvcj5MaWFuZzwvQXV0aG9yPjxZZWFyPjIwMjE8L1llYXI+PFJl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</w:fldData>
        </w:fldChar>
      </w:r>
      <w:r w:rsidR="00035993">
        <w:rPr>
          <w:rFonts w:cs="Calibri"/>
        </w:rPr>
        <w:instrText xml:space="preserve"> ADDIN EN.CITE </w:instrText>
      </w:r>
      <w:r w:rsidR="00035993">
        <w:rPr>
          <w:rFonts w:cs="Calibri"/>
        </w:rPr>
        <w:fldChar w:fldCharType="begin">
          <w:fldData xml:space="preserve">PEVuZE5vdGU+PENpdGU+PEF1dGhvcj5MaWFuZzwvQXV0aG9yPjxZZWFyPjIwMjE8L1llYXI+PFJl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</w:fldData>
        </w:fldChar>
      </w:r>
      <w:r w:rsidR="00035993">
        <w:rPr>
          <w:rFonts w:cs="Calibri"/>
        </w:rPr>
        <w:instrText xml:space="preserve"> ADDIN EN.CITE.DATA </w:instrText>
      </w:r>
      <w:r w:rsidR="00035993">
        <w:rPr>
          <w:rFonts w:cs="Calibri"/>
        </w:rPr>
      </w:r>
      <w:r w:rsidR="00035993">
        <w:rPr>
          <w:rFonts w:cs="Calibri"/>
        </w:rPr>
        <w:fldChar w:fldCharType="end"/>
      </w:r>
      <w:r w:rsidR="00532CD0">
        <w:rPr>
          <w:rFonts w:cs="Calibri"/>
        </w:rPr>
      </w:r>
      <w:r w:rsidR="00532CD0">
        <w:rPr>
          <w:rFonts w:cs="Calibri"/>
        </w:rPr>
        <w:fldChar w:fldCharType="separate"/>
      </w:r>
      <w:r w:rsidR="00FB11FD" w:rsidRPr="00FB11FD">
        <w:rPr>
          <w:rFonts w:cs="Calibri"/>
          <w:noProof/>
          <w:vertAlign w:val="superscript"/>
        </w:rPr>
        <w:t>7, 8</w:t>
      </w:r>
      <w:r w:rsidR="00532CD0">
        <w:rPr>
          <w:rFonts w:cs="Calibri"/>
        </w:rPr>
        <w:fldChar w:fldCharType="end"/>
      </w:r>
      <w:r w:rsidRPr="00C01755">
        <w:rPr>
          <w:rFonts w:cs="Calibri" w:hint="cs"/>
        </w:rPr>
        <w:t xml:space="preserve"> can provide accurate dopamine quantification. However, they often require advanced instrumentation and complex sample preparation</w:t>
      </w:r>
      <w:r w:rsidR="00EB039F" w:rsidRPr="00C01755">
        <w:rPr>
          <w:rFonts w:cs="Calibri" w:hint="cs"/>
        </w:rPr>
        <w:t>.</w:t>
      </w:r>
      <w:r w:rsidR="00F61EE4">
        <w:rPr>
          <w:rFonts w:cs="Calibri"/>
        </w:rPr>
        <w:fldChar w:fldCharType="begin"/>
      </w:r>
      <w:r w:rsidR="00035993">
        <w:rPr>
          <w:rFonts w:cs="Calibri"/>
        </w:rPr>
        <w:instrText xml:space="preserve"> ADDIN EN.CITE &lt;EndNote&gt;&lt;Cite&gt;&lt;Author&gt;Yu&lt;/Author&gt;&lt;Year&gt;2023&lt;/Year&gt;&lt;RecNum&gt;9&lt;/RecNum&gt;&lt;DisplayText&gt;&lt;style face="superscript"&gt;9&lt;/style&gt;&lt;/DisplayText&gt;&lt;record&gt;&lt;rec-number&gt;9&lt;/rec-number&gt;&lt;foreign-keys&gt;&lt;key app="EN" db-id="stetatp9d0x0d3eae0cps9vswvxrfvs0tr5d" timestamp="1781188119"&gt;9&lt;/key&gt;&lt;/foreign-keys&gt;&lt;ref-type name="Journal Article"&gt;17&lt;/ref-type&gt;&lt;contributors&gt;&lt;authors&gt;&lt;author&gt;Yu, Zheng&lt;/author&gt;&lt;author&gt;Yulong, Li&lt;/author&gt;&lt;/authors&gt;&lt;/contributors&gt;&lt;titles&gt;&lt;title&gt;Past, Present, and Future of Tools for Dopamine Detection&lt;/title&gt;&lt;secondary-title&gt;Neuroscience&lt;/secondary-title&gt;&lt;/titles&gt;&lt;periodical&gt;&lt;full-title&gt;Neuroscience&lt;/full-title&gt;&lt;/periodical&gt;&lt;pages&gt;13-25&lt;/pages&gt;&lt;volume&gt;525&lt;/volume&gt;&lt;keywords&gt;&lt;keyword&gt;dopamine, GPCR, sensor&lt;/keyword&gt;&lt;/keywords&gt;&lt;dates&gt;&lt;year&gt;2023&lt;/year&gt;&lt;/dates&gt;&lt;isbn&gt;0306-4522&lt;/isbn&gt;&lt;urls&gt;&lt;related-urls&gt;&lt;url&gt;https://www.sciencedirect.com/science/article/pii/S0306452223002956&lt;/url&gt;&lt;/related-urls&gt;&lt;/urls&gt;&lt;electronic-resource-num&gt;https://doi.org/10.1016/j.neuroscience.2023.06.025&lt;/electronic-resource-num&gt;&lt;/record&gt;&lt;/Cite&gt;&lt;/EndNote&gt;</w:instrText>
      </w:r>
      <w:r w:rsidR="00F61EE4">
        <w:rPr>
          <w:rFonts w:cs="Calibri"/>
        </w:rPr>
        <w:fldChar w:fldCharType="separate"/>
      </w:r>
      <w:r w:rsidR="00F61EE4" w:rsidRPr="00F61EE4">
        <w:rPr>
          <w:rFonts w:cs="Calibri"/>
          <w:noProof/>
          <w:vertAlign w:val="superscript"/>
        </w:rPr>
        <w:t>9</w:t>
      </w:r>
      <w:r w:rsidR="00F61EE4">
        <w:rPr>
          <w:rFonts w:cs="Calibri"/>
        </w:rPr>
        <w:fldChar w:fldCharType="end"/>
      </w:r>
      <w:r w:rsidRPr="00C01755">
        <w:rPr>
          <w:rFonts w:cs="Calibri" w:hint="cs"/>
        </w:rPr>
        <w:t xml:space="preserve"> In contrast, electrochemical sensing offers a rapid, low-cost, and portable route for dopamine detection because DA is intrinsically electroactive and can be oxidized to dopamine-o-quinone through a catechol-based proton-coupled electron-transfer process (PCET)</w:t>
      </w:r>
      <w:r w:rsidR="00EB039F" w:rsidRPr="00C01755">
        <w:rPr>
          <w:rFonts w:cs="Calibri" w:hint="cs"/>
        </w:rPr>
        <w:t>.</w:t>
      </w:r>
      <w:r w:rsidR="0014159E">
        <w:rPr>
          <w:rFonts w:cs="Calibri"/>
        </w:rPr>
        <w:fldChar w:fldCharType="begin">
          <w:fldData xml:space="preserve">PEVuZE5vdGU+PENpdGU+PEF1dGhvcj5CYWNpbDwvQXV0aG9yPjxZZWFyPjIwMjA8L1llYXI+PFJl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</w:fldData>
        </w:fldChar>
      </w:r>
      <w:r w:rsidR="00035993">
        <w:rPr>
          <w:rFonts w:cs="Calibri"/>
        </w:rPr>
        <w:instrText xml:space="preserve"> ADDIN EN.CITE </w:instrText>
      </w:r>
      <w:r w:rsidR="00035993">
        <w:rPr>
          <w:rFonts w:cs="Calibri"/>
        </w:rPr>
        <w:fldChar w:fldCharType="begin">
          <w:fldData xml:space="preserve">PEVuZE5vdGU+PENpdGU+PEF1dGhvcj5CYWNpbDwvQXV0aG9yPjxZZWFyPjIwMjA8L1llYXI+PFJl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</w:fldData>
        </w:fldChar>
      </w:r>
      <w:r w:rsidR="00035993">
        <w:rPr>
          <w:rFonts w:cs="Calibri"/>
        </w:rPr>
        <w:instrText xml:space="preserve"> ADDIN EN.CITE.DATA </w:instrText>
      </w:r>
      <w:r w:rsidR="00035993">
        <w:rPr>
          <w:rFonts w:cs="Calibri"/>
        </w:rPr>
      </w:r>
      <w:r w:rsidR="00035993">
        <w:rPr>
          <w:rFonts w:cs="Calibri"/>
        </w:rPr>
        <w:fldChar w:fldCharType="end"/>
      </w:r>
      <w:r w:rsidR="0014159E">
        <w:rPr>
          <w:rFonts w:cs="Calibri"/>
        </w:rPr>
      </w:r>
      <w:r w:rsidR="0014159E">
        <w:rPr>
          <w:rFonts w:cs="Calibri"/>
        </w:rPr>
        <w:fldChar w:fldCharType="separate"/>
      </w:r>
      <w:r w:rsidR="00813C9C" w:rsidRPr="00813C9C">
        <w:rPr>
          <w:rFonts w:cs="Calibri"/>
          <w:noProof/>
          <w:vertAlign w:val="superscript"/>
        </w:rPr>
        <w:t>10, 11</w:t>
      </w:r>
      <w:r w:rsidR="0014159E">
        <w:rPr>
          <w:rFonts w:cs="Calibri"/>
        </w:rPr>
        <w:fldChar w:fldCharType="end"/>
      </w:r>
      <w:r w:rsidRPr="00C01755">
        <w:rPr>
          <w:rFonts w:cs="Calibri" w:hint="cs"/>
        </w:rPr>
        <w:t xml:space="preserve"> Despite these advantages, selective non enzymatic electrochemical detection of DA remains challenging because under physiological conditions, biological fluids contain several electroactive interferents, especially ascorbic acid (AA) and uric acid (UA), which can coexist at higher concentrations and oxidize in similar potential regions</w:t>
      </w:r>
      <w:r w:rsidR="00EB039F" w:rsidRPr="00C01755">
        <w:rPr>
          <w:rFonts w:cs="Calibri" w:hint="cs"/>
        </w:rPr>
        <w:t>,</w:t>
      </w:r>
      <w:r w:rsidR="00A24FC3">
        <w:rPr>
          <w:rFonts w:cs="Calibri"/>
        </w:rPr>
        <w:fldChar w:fldCharType="begin"/>
      </w:r>
      <w:r w:rsidR="00035993">
        <w:rPr>
          <w:rFonts w:cs="Calibri"/>
        </w:rPr>
        <w:instrText xml:space="preserve"> ADDIN EN.CITE &lt;EndNote&gt;&lt;Cite&gt;&lt;Author&gt;Sajid&lt;/Author&gt;&lt;Year&gt;2016&lt;/Year&gt;&lt;RecNum&gt;12&lt;/RecNum&gt;&lt;DisplayText&gt;&lt;style face="superscript"&gt;12&lt;/style&gt;&lt;/DisplayText&gt;&lt;record&gt;&lt;rec-number&gt;12&lt;/rec-number&gt;&lt;foreign-keys&gt;&lt;key app="EN" db-id="stetatp9d0x0d3eae0cps9vswvxrfvs0tr5d" timestamp="1781188119"&gt;12&lt;/key&gt;&lt;/foreign-keys&gt;&lt;ref-type name="Journal Article"&gt;17&lt;/ref-type&gt;&lt;contributors&gt;&lt;authors&gt;&lt;author&gt;Sajid, Muhammad&lt;/author&gt;&lt;author&gt;Nazal, Mazen Khaled&lt;/author&gt;&lt;author&gt;Mansha, Muhammad&lt;/author&gt;&lt;author&gt;Alsharaa, Abdulnaser&lt;/author&gt;&lt;author&gt;Jillani, Shehzada Muhammad Sajid&lt;/author&gt;&lt;author&gt;Basheer, Chanbasha&lt;/author&gt;&lt;/authors&gt;&lt;/contributors&gt;&lt;titles&gt;&lt;title&gt;Chemically modified electrodes for electrochemical detection of dopamine in the presence of uric acid and ascorbic acid: A review&lt;/title&gt;&lt;secondary-title&gt;TrAC Trends in Analytical Chemistry&lt;/secondary-title&gt;&lt;/titles&gt;&lt;periodical&gt;&lt;full-title&gt;TrAC Trends in Analytical Chemistry&lt;/full-title&gt;&lt;/periodical&gt;&lt;pages&gt;15-29&lt;/pages&gt;&lt;volume&gt;76&lt;/volume&gt;&lt;keywords&gt;&lt;keyword&gt;Dopamine&lt;/keyword&gt;&lt;keyword&gt;Chemically modified electrodes&lt;/keyword&gt;&lt;keyword&gt;Electrochemical detection&lt;/keyword&gt;&lt;keyword&gt;Electrocatalytic activity&lt;/keyword&gt;&lt;keyword&gt;Neurotransmitters&lt;/keyword&gt;&lt;keyword&gt;Graphene&lt;/keyword&gt;&lt;keyword&gt;Ionic liquids&lt;/keyword&gt;&lt;keyword&gt;Conductive polymers&lt;/keyword&gt;&lt;/keywords&gt;&lt;dates&gt;&lt;year&gt;2016&lt;/year&gt;&lt;pub-dates&gt;&lt;date&gt;2016/02/01/&lt;/date&gt;&lt;/pub-dates&gt;&lt;/dates&gt;&lt;isbn&gt;0165-9936&lt;/isbn&gt;&lt;urls&gt;&lt;related-urls&gt;&lt;url&gt;https://www.sciencedirect.com/science/article/pii/S0165993615002678&lt;/url&gt;&lt;/related-urls&gt;&lt;/urls&gt;&lt;electronic-resource-num&gt;https://doi.org/10.1016/j.trac.2015.09.006&lt;/electronic-resource-num&gt;&lt;/record&gt;&lt;/Cite&gt;&lt;/EndNote&gt;</w:instrText>
      </w:r>
      <w:r w:rsidR="00A24FC3">
        <w:rPr>
          <w:rFonts w:cs="Calibri"/>
        </w:rPr>
        <w:fldChar w:fldCharType="separate"/>
      </w:r>
      <w:r w:rsidR="00A24FC3" w:rsidRPr="00A24FC3">
        <w:rPr>
          <w:rFonts w:cs="Calibri"/>
          <w:noProof/>
          <w:vertAlign w:val="superscript"/>
        </w:rPr>
        <w:t>12</w:t>
      </w:r>
      <w:r w:rsidR="00A24FC3">
        <w:rPr>
          <w:rFonts w:cs="Calibri"/>
        </w:rPr>
        <w:fldChar w:fldCharType="end"/>
      </w:r>
      <w:r w:rsidRPr="00C01755">
        <w:rPr>
          <w:rFonts w:cs="Calibri" w:hint="cs"/>
        </w:rPr>
        <w:t xml:space="preserve"> because the oxidation signals of DA, AA, and UA often overlap, resulting in poor peak resolution, low selectivity, and inaccurate dopamine quantification. </w:t>
      </w:r>
    </w:p>
    <w:p w14:paraId="4EFB3CDB" w14:textId="695B8F7B" w:rsidR="002344EB" w:rsidRPr="00C01755" w:rsidRDefault="00445942">
      <w:pPr>
        <w:spacing w:after="0" w:line="480" w:lineRule="auto"/>
        <w:rPr>
          <w:rFonts w:cs="Calibri"/>
        </w:rPr>
      </w:pPr>
      <w:r w:rsidRPr="00C01755">
        <w:rPr>
          <w:rFonts w:cs="Calibri" w:hint="cs"/>
        </w:rPr>
        <w:t>Nanostructured transition-metal compounds</w:t>
      </w:r>
      <w:r w:rsidR="00EB039F" w:rsidRPr="00C01755">
        <w:rPr>
          <w:rFonts w:cs="Calibri" w:hint="cs"/>
        </w:rPr>
        <w:t>,</w:t>
      </w:r>
      <w:r w:rsidR="0020779B">
        <w:rPr>
          <w:rFonts w:cs="Calibri"/>
        </w:rPr>
        <w:fldChar w:fldCharType="begin"/>
      </w:r>
      <w:r w:rsidR="00035993">
        <w:rPr>
          <w:rFonts w:cs="Calibri"/>
        </w:rPr>
        <w:instrText xml:space="preserve"> ADDIN EN.CITE &lt;EndNote&gt;&lt;Cite&gt;&lt;Author&gt;Singh&lt;/Author&gt;&lt;Year&gt;2024&lt;/Year&gt;&lt;RecNum&gt;13&lt;/RecNum&gt;&lt;DisplayText&gt;&lt;style face="superscript"&gt;13&lt;/style&gt;&lt;/DisplayText&gt;&lt;record&gt;&lt;rec-number&gt;13&lt;/rec-number&gt;&lt;foreign-keys&gt;&lt;key app="EN" db-id="stetatp9d0x0d3eae0cps9vswvxrfvs0tr5d" timestamp="1781188119"&gt;13&lt;/key&gt;&lt;/foreign-keys&gt;&lt;ref-type name="Journal Article"&gt;17&lt;/ref-type&gt;&lt;contributors&gt;&lt;authors&gt;&lt;author&gt;Singh, Harish&lt;/author&gt;&lt;author&gt;Wu, Jiandong&lt;/author&gt;&lt;author&gt;Lagemann, Kurt A. L.&lt;/author&gt;&lt;author&gt;Nath, Manashi&lt;/author&gt;&lt;/authors&gt;&lt;/contributors&gt;&lt;titles&gt;&lt;title&gt;Highly Efficient Dopamine Sensing with a Carbon Nanotube-Encapsulated Metal Chalcogenide Nanostructure&lt;/title&gt;&lt;secondary-title&gt;ACS Applied Nano Materials&lt;/secondary-title&gt;&lt;/titles&gt;&lt;periodical&gt;&lt;full-title&gt;ACS Applied Nano Materials&lt;/full-title&gt;&lt;/periodical&gt;&lt;pages&gt;4814-4823&lt;/pages&gt;&lt;volume&gt;7&lt;/volume&gt;&lt;number&gt;5&lt;/number&gt;&lt;dates&gt;&lt;year&gt;2024&lt;/year&gt;&lt;pub-dates&gt;&lt;date&gt;2024/03/08&lt;/date&gt;&lt;/pub-dates&gt;&lt;/dates&gt;&lt;publisher&gt;American Chemical Society&lt;/publisher&gt;&lt;urls&gt;&lt;related-urls&gt;&lt;url&gt;https://doi.org/10.1021/acsanm.3c05422&lt;/url&gt;&lt;/related-urls&gt;&lt;/urls&gt;&lt;electronic-resource-num&gt;10.1021/acsanm.3c05422&lt;/electronic-resource-num&gt;&lt;/record&gt;&lt;/Cite&gt;&lt;/EndNote&gt;</w:instrText>
      </w:r>
      <w:r w:rsidR="0020779B">
        <w:rPr>
          <w:rFonts w:cs="Calibri"/>
        </w:rPr>
        <w:fldChar w:fldCharType="separate"/>
      </w:r>
      <w:r w:rsidR="0020779B" w:rsidRPr="0020779B">
        <w:rPr>
          <w:rFonts w:cs="Calibri"/>
          <w:noProof/>
          <w:vertAlign w:val="superscript"/>
        </w:rPr>
        <w:t>13</w:t>
      </w:r>
      <w:r w:rsidR="0020779B">
        <w:rPr>
          <w:rFonts w:cs="Calibri"/>
        </w:rPr>
        <w:fldChar w:fldCharType="end"/>
      </w:r>
      <w:r w:rsidRPr="00C01755">
        <w:rPr>
          <w:rFonts w:cs="Calibri" w:hint="cs"/>
        </w:rPr>
        <w:t xml:space="preserve"> including metal oxides</w:t>
      </w:r>
      <w:r w:rsidR="00EB039F" w:rsidRPr="00C01755">
        <w:rPr>
          <w:rFonts w:cs="Calibri" w:hint="cs"/>
        </w:rPr>
        <w:t>,</w:t>
      </w:r>
      <w:r w:rsidR="009B760D">
        <w:rPr>
          <w:rFonts w:cs="Calibri"/>
        </w:rPr>
        <w:fldChar w:fldCharType="begin">
          <w:fldData xml:space="preserve">PEVuZE5vdGU+PENpdGU+PEF1dGhvcj5FbHVnb2tlPC9BdXRob3I+PFllYXI+MjAyNDwvWWVhcj48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</w:fldData>
        </w:fldChar>
      </w:r>
      <w:r w:rsidR="00035993">
        <w:rPr>
          <w:rFonts w:cs="Calibri"/>
        </w:rPr>
        <w:instrText xml:space="preserve"> ADDIN EN.CITE </w:instrText>
      </w:r>
      <w:r w:rsidR="00035993">
        <w:rPr>
          <w:rFonts w:cs="Calibri"/>
        </w:rPr>
        <w:fldChar w:fldCharType="begin">
          <w:fldData xml:space="preserve">PEVuZE5vdGU+PENpdGU+PEF1dGhvcj5FbHVnb2tlPC9BdXRob3I+PFllYXI+MjAyNDwvWWVhcj48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</w:fldData>
        </w:fldChar>
      </w:r>
      <w:r w:rsidR="00035993">
        <w:rPr>
          <w:rFonts w:cs="Calibri"/>
        </w:rPr>
        <w:instrText xml:space="preserve"> ADDIN EN.CITE.DATA </w:instrText>
      </w:r>
      <w:r w:rsidR="00035993">
        <w:rPr>
          <w:rFonts w:cs="Calibri"/>
        </w:rPr>
      </w:r>
      <w:r w:rsidR="00035993">
        <w:rPr>
          <w:rFonts w:cs="Calibri"/>
        </w:rPr>
        <w:fldChar w:fldCharType="end"/>
      </w:r>
      <w:r w:rsidR="009B760D">
        <w:rPr>
          <w:rFonts w:cs="Calibri"/>
        </w:rPr>
      </w:r>
      <w:r w:rsidR="009B760D">
        <w:rPr>
          <w:rFonts w:cs="Calibri"/>
        </w:rPr>
        <w:fldChar w:fldCharType="separate"/>
      </w:r>
      <w:r w:rsidR="003B1A1A" w:rsidRPr="003B1A1A">
        <w:rPr>
          <w:rFonts w:cs="Calibri"/>
          <w:noProof/>
          <w:vertAlign w:val="superscript"/>
        </w:rPr>
        <w:t>14, 15</w:t>
      </w:r>
      <w:r w:rsidR="009B760D">
        <w:rPr>
          <w:rFonts w:cs="Calibri"/>
        </w:rPr>
        <w:fldChar w:fldCharType="end"/>
      </w:r>
      <w:r w:rsidRPr="00C01755">
        <w:rPr>
          <w:rFonts w:cs="Calibri" w:hint="cs"/>
        </w:rPr>
        <w:t xml:space="preserve"> hydroxides</w:t>
      </w:r>
      <w:r w:rsidR="00EB039F" w:rsidRPr="00C01755">
        <w:rPr>
          <w:rFonts w:cs="Calibri" w:hint="cs"/>
        </w:rPr>
        <w:t>,</w:t>
      </w:r>
      <w:r w:rsidR="00484CE0">
        <w:rPr>
          <w:rFonts w:cs="Calibri"/>
        </w:rPr>
        <w:fldChar w:fldCharType="begin"/>
      </w:r>
      <w:r w:rsidR="00035993">
        <w:rPr>
          <w:rFonts w:cs="Calibri"/>
        </w:rPr>
        <w:instrText xml:space="preserve"> ADDIN EN.CITE &lt;EndNote&gt;&lt;Cite&gt;&lt;Author&gt;Yu&lt;/Author&gt;&lt;Year&gt;2023&lt;/Year&gt;&lt;RecNum&gt;16&lt;/RecNum&gt;&lt;DisplayText&gt;&lt;style face="superscript"&gt;16&lt;/style&gt;&lt;/DisplayText&gt;&lt;record&gt;&lt;rec-number&gt;16&lt;/rec-number&gt;&lt;foreign-keys&gt;&lt;key app="EN" db-id="stetatp9d0x0d3eae0cps9vswvxrfvs0tr5d" timestamp="1781188119"&gt;16&lt;/key&gt;&lt;/foreign-keys&gt;&lt;ref-type name="Journal Article"&gt;17&lt;/ref-type&gt;&lt;contributors&gt;&lt;authors&gt;&lt;author&gt;Yu, Dexin&lt;/author&gt;&lt;author&gt;Zhang, Feng&lt;/author&gt;&lt;author&gt;Zhang, Yifan&lt;/author&gt;&lt;author&gt;Lin, Huiming&lt;/author&gt;&lt;author&gt;Guo, Wei&lt;/author&gt;&lt;author&gt;Yu, Kai&lt;/author&gt;&lt;author&gt;Qu, Fengyu&lt;/author&gt;&lt;/authors&gt;&lt;/contributors&gt;&lt;titles&gt;&lt;title&gt;Heterophase-Structured Cobalt Hydroxide on Partly Reduced Graphene Oxide for Enhanced Dopamine Biosensing&lt;/title&gt;&lt;secondary-title&gt;ACS Applied Engineering Materials&lt;/secondary-title&gt;&lt;/titles&gt;&lt;periodical&gt;&lt;full-title&gt;ACS Applied Engineering Materials&lt;/full-title&gt;&lt;/periodical&gt;&lt;pages&gt;1963-1972&lt;/pages&gt;&lt;volume&gt;1&lt;/volume&gt;&lt;number&gt;7&lt;/number&gt;&lt;dates&gt;&lt;year&gt;2023&lt;/year&gt;&lt;pub-dates&gt;&lt;date&gt;2023/07/28&lt;/date&gt;&lt;/pub-dates&gt;&lt;/dates&gt;&lt;publisher&gt;American Chemical Society&lt;/publisher&gt;&lt;urls&gt;&lt;related-urls&gt;&lt;url&gt;https://doi.org/10.1021/acsaenm.3c00271&lt;/url&gt;&lt;/related-urls&gt;&lt;/urls&gt;&lt;electronic-resource-num&gt;10.1021/acsaenm.3c00271&lt;/electronic-resource-num&gt;&lt;/record&gt;&lt;/Cite&gt;&lt;/EndNote&gt;</w:instrText>
      </w:r>
      <w:r w:rsidR="00484CE0">
        <w:rPr>
          <w:rFonts w:cs="Calibri"/>
        </w:rPr>
        <w:fldChar w:fldCharType="separate"/>
      </w:r>
      <w:r w:rsidR="00484CE0" w:rsidRPr="00484CE0">
        <w:rPr>
          <w:rFonts w:cs="Calibri"/>
          <w:noProof/>
          <w:vertAlign w:val="superscript"/>
        </w:rPr>
        <w:t>16</w:t>
      </w:r>
      <w:r w:rsidR="00484CE0">
        <w:rPr>
          <w:rFonts w:cs="Calibri"/>
        </w:rPr>
        <w:fldChar w:fldCharType="end"/>
      </w:r>
      <w:r w:rsidRPr="00C01755">
        <w:rPr>
          <w:rFonts w:cs="Calibri" w:hint="cs"/>
        </w:rPr>
        <w:t xml:space="preserve"> sulfides</w:t>
      </w:r>
      <w:r w:rsidR="00EB039F" w:rsidRPr="00C01755">
        <w:rPr>
          <w:rFonts w:cs="Calibri" w:hint="cs"/>
        </w:rPr>
        <w:t>,</w:t>
      </w:r>
      <w:r w:rsidR="007F4D86">
        <w:rPr>
          <w:rFonts w:cs="Calibri"/>
        </w:rPr>
        <w:fldChar w:fldCharType="begin">
          <w:fldData xml:space="preserve">PEVuZE5vdGU+PENpdGU+PEF1dGhvcj5TYWNoaW48L0F1dGhvcj48WWVhcj4yMDI0PC9ZZWFyPjxS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</w:fldData>
        </w:fldChar>
      </w:r>
      <w:r w:rsidR="00035993">
        <w:rPr>
          <w:rFonts w:cs="Calibri"/>
        </w:rPr>
        <w:instrText xml:space="preserve"> ADDIN EN.CITE </w:instrText>
      </w:r>
      <w:r w:rsidR="00035993">
        <w:rPr>
          <w:rFonts w:cs="Calibri"/>
        </w:rPr>
        <w:fldChar w:fldCharType="begin">
          <w:fldData xml:space="preserve">PEVuZE5vdGU+PENpdGU+PEF1dGhvcj5TYWNoaW48L0F1dGhvcj48WWVhcj4yMDI0PC9ZZWFyPjxS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</w:fldData>
        </w:fldChar>
      </w:r>
      <w:r w:rsidR="00035993">
        <w:rPr>
          <w:rFonts w:cs="Calibri"/>
        </w:rPr>
        <w:instrText xml:space="preserve"> ADDIN EN.CITE.DATA </w:instrText>
      </w:r>
      <w:r w:rsidR="00035993">
        <w:rPr>
          <w:rFonts w:cs="Calibri"/>
        </w:rPr>
      </w:r>
      <w:r w:rsidR="00035993">
        <w:rPr>
          <w:rFonts w:cs="Calibri"/>
        </w:rPr>
        <w:fldChar w:fldCharType="end"/>
      </w:r>
      <w:r w:rsidR="007F4D86">
        <w:rPr>
          <w:rFonts w:cs="Calibri"/>
        </w:rPr>
      </w:r>
      <w:r w:rsidR="007F4D86">
        <w:rPr>
          <w:rFonts w:cs="Calibri"/>
        </w:rPr>
        <w:fldChar w:fldCharType="separate"/>
      </w:r>
      <w:r w:rsidR="007F4D86" w:rsidRPr="007F4D86">
        <w:rPr>
          <w:rFonts w:cs="Calibri"/>
          <w:noProof/>
          <w:vertAlign w:val="superscript"/>
        </w:rPr>
        <w:t>17, 18</w:t>
      </w:r>
      <w:r w:rsidR="007F4D86">
        <w:rPr>
          <w:rFonts w:cs="Calibri"/>
        </w:rPr>
        <w:fldChar w:fldCharType="end"/>
      </w:r>
      <w:r w:rsidR="00EB039F" w:rsidRPr="00C01755">
        <w:rPr>
          <w:rFonts w:cs="Calibri" w:hint="cs"/>
        </w:rPr>
        <w:t xml:space="preserve"> </w:t>
      </w:r>
      <w:r w:rsidRPr="00C01755">
        <w:rPr>
          <w:rFonts w:cs="Calibri" w:hint="cs"/>
        </w:rPr>
        <w:t>conducting polymers</w:t>
      </w:r>
      <w:r w:rsidR="00EB039F" w:rsidRPr="00C01755">
        <w:rPr>
          <w:rFonts w:cs="Calibri" w:hint="cs"/>
        </w:rPr>
        <w:t>,</w:t>
      </w:r>
      <w:r w:rsidR="00DF2976">
        <w:rPr>
          <w:rFonts w:cs="Calibri"/>
        </w:rPr>
        <w:fldChar w:fldCharType="begin"/>
      </w:r>
      <w:r w:rsidR="00035993">
        <w:rPr>
          <w:rFonts w:cs="Calibri"/>
        </w:rPr>
        <w:instrText xml:space="preserve"> ADDIN EN.CITE &lt;EndNote&gt;&lt;Cite&gt;&lt;Author&gt;Fabregat&lt;/Author&gt;&lt;Year&gt;2014&lt;/Year&gt;&lt;RecNum&gt;19&lt;/RecNum&gt;&lt;DisplayText&gt;&lt;style face="superscript"&gt;19&lt;/style&gt;&lt;/DisplayText&gt;&lt;record&gt;&lt;rec-number&gt;19&lt;/rec-number&gt;&lt;foreign-keys&gt;&lt;key app="EN" db-id="stetatp9d0x0d3eae0cps9vswvxrfvs0tr5d" timestamp="1781188119"&gt;19&lt;/key&gt;&lt;/foreign-keys&gt;&lt;ref-type name="Journal Article"&gt;17&lt;/ref-type&gt;&lt;contributors&gt;&lt;authors&gt;&lt;author&gt;Fabregat, Georgina&lt;/author&gt;&lt;author&gt;Armelin, Elaine&lt;/author&gt;&lt;author&gt;Alemán, Carlos&lt;/author&gt;&lt;/authors&gt;&lt;/contributors&gt;&lt;titles&gt;&lt;title&gt;Selective Detection of Dopamine Combining Multilayers of Conducting Polymers with Gold Nanoparticles&lt;/title&gt;&lt;secondary-title&gt;The Journal of Physical Chemistry B&lt;/secondary-title&gt;&lt;/titles&gt;&lt;periodical&gt;&lt;full-title&gt;The Journal of Physical Chemistry B&lt;/full-title&gt;&lt;/periodical&gt;&lt;pages&gt;4669-4682&lt;/pages&gt;&lt;volume&gt;118&lt;/volume&gt;&lt;number&gt;17&lt;/number&gt;&lt;dates&gt;&lt;year&gt;2014&lt;/year&gt;&lt;pub-dates&gt;&lt;date&gt;2014/05/01&lt;/date&gt;&lt;/pub-dates&gt;&lt;/dates&gt;&lt;publisher&gt;American Chemical Society&lt;/publisher&gt;&lt;isbn&gt;1520-6106&lt;/isbn&gt;&lt;urls&gt;&lt;related-urls&gt;&lt;url&gt;https://doi.org/10.1021/jp412613g&lt;/url&gt;&lt;/related-urls&gt;&lt;/urls&gt;&lt;electronic-resource-num&gt;10.1021/jp412613g&lt;/electronic-resource-num&gt;&lt;/record&gt;&lt;/Cite&gt;&lt;/EndNote&gt;</w:instrText>
      </w:r>
      <w:r w:rsidR="00DF2976">
        <w:rPr>
          <w:rFonts w:cs="Calibri"/>
        </w:rPr>
        <w:fldChar w:fldCharType="separate"/>
      </w:r>
      <w:r w:rsidR="00DF2976" w:rsidRPr="00DF2976">
        <w:rPr>
          <w:rFonts w:cs="Calibri"/>
          <w:noProof/>
          <w:vertAlign w:val="superscript"/>
        </w:rPr>
        <w:t>19</w:t>
      </w:r>
      <w:r w:rsidR="00DF2976">
        <w:rPr>
          <w:rFonts w:cs="Calibri"/>
        </w:rPr>
        <w:fldChar w:fldCharType="end"/>
      </w:r>
      <w:r w:rsidR="00EB039F" w:rsidRPr="00C01755">
        <w:rPr>
          <w:rFonts w:cs="Calibri" w:hint="cs"/>
        </w:rPr>
        <w:t xml:space="preserve"> </w:t>
      </w:r>
      <w:r w:rsidRPr="00C01755">
        <w:rPr>
          <w:rFonts w:cs="Calibri" w:hint="cs"/>
        </w:rPr>
        <w:t>carbon-based materials</w:t>
      </w:r>
      <w:r w:rsidR="00EB039F" w:rsidRPr="00C01755">
        <w:rPr>
          <w:rFonts w:cs="Calibri" w:hint="cs"/>
        </w:rPr>
        <w:t>,</w:t>
      </w:r>
      <w:r w:rsidR="006B4A51">
        <w:rPr>
          <w:rFonts w:cs="Calibri"/>
        </w:rPr>
        <w:fldChar w:fldCharType="begin"/>
      </w:r>
      <w:r w:rsidR="00035993">
        <w:rPr>
          <w:rFonts w:cs="Calibri"/>
        </w:rPr>
        <w:instrText xml:space="preserve"> ADDIN EN.CITE &lt;EndNote&gt;&lt;Cite&gt;&lt;Author&gt;Ayushi&lt;/Author&gt;&lt;Year&gt;2025&lt;/Year&gt;&lt;RecNum&gt;20&lt;/RecNum&gt;&lt;DisplayText&gt;&lt;style face="superscript"&gt;20&lt;/style&gt;&lt;/DisplayText&gt;&lt;record&gt;&lt;rec-number&gt;20&lt;/rec-number&gt;&lt;foreign-keys&gt;&lt;key app="EN" db-id="stetatp9d0x0d3eae0cps9vswvxrfvs0tr5d" timestamp="1781188119"&gt;20&lt;/key&gt;&lt;/foreign-keys&gt;&lt;ref-type name="Journal Article"&gt;17&lt;/ref-type&gt;&lt;contributors&gt;&lt;authors&gt;&lt;author&gt;Ayushi&lt;/author&gt;&lt;author&gt;Agrawal, Neha&lt;/author&gt;&lt;author&gt;Sethy, Niroj Kumar&lt;/author&gt;&lt;/authors&gt;&lt;/contributors&gt;&lt;titles&gt;&lt;title&gt;Dopamine Sensing in Biological Systems via Carbon Nanostructures-Based Biosensors: Toward Neuropsychological Monitoring&lt;/title&gt;&lt;secondary-title&gt;ChemistrySelect&lt;/secondary-title&gt;&lt;/titles&gt;&lt;periodical&gt;&lt;full-title&gt;ChemistrySelect&lt;/full-title&gt;&lt;/periodical&gt;&lt;pages&gt;e01766&lt;/pages&gt;&lt;volume&gt;10&lt;/volume&gt;&lt;number&gt;40&lt;/number&gt;&lt;dates&gt;&lt;year&gt;2025&lt;/year&gt;&lt;/dates&gt;&lt;isbn&gt;2365-6549&lt;/isbn&gt;&lt;urls&gt;&lt;related-urls&gt;&lt;url&gt;https://chemistry-europe.onlinelibrary.wiley.com/doi/abs/10.1002/slct.202501766&lt;/url&gt;&lt;/related-urls&gt;&lt;/urls&gt;&lt;electronic-resource-num&gt;https://doi.org/10.1002/slct.202501766&lt;/electronic-resource-num&gt;&lt;/record&gt;&lt;/Cite&gt;&lt;/EndNote&gt;</w:instrText>
      </w:r>
      <w:r w:rsidR="006B4A51">
        <w:rPr>
          <w:rFonts w:cs="Calibri"/>
        </w:rPr>
        <w:fldChar w:fldCharType="separate"/>
      </w:r>
      <w:r w:rsidR="006B4A51" w:rsidRPr="006B4A51">
        <w:rPr>
          <w:rFonts w:cs="Calibri"/>
          <w:noProof/>
          <w:vertAlign w:val="superscript"/>
        </w:rPr>
        <w:t>20</w:t>
      </w:r>
      <w:r w:rsidR="006B4A51">
        <w:rPr>
          <w:rFonts w:cs="Calibri"/>
        </w:rPr>
        <w:fldChar w:fldCharType="end"/>
      </w:r>
      <w:r w:rsidRPr="00C01755">
        <w:rPr>
          <w:rFonts w:cs="Calibri" w:hint="cs"/>
        </w:rPr>
        <w:t xml:space="preserve"> metal-organic-framework-derived composites</w:t>
      </w:r>
      <w:r w:rsidR="005B0E27">
        <w:rPr>
          <w:rFonts w:cs="Calibri"/>
        </w:rPr>
        <w:fldChar w:fldCharType="begin"/>
      </w:r>
      <w:r w:rsidR="00035993">
        <w:rPr>
          <w:rFonts w:cs="Calibri"/>
        </w:rPr>
        <w:instrText xml:space="preserve"> ADDIN EN.CITE &lt;EndNote&gt;&lt;Cite&gt;&lt;Author&gt;Zhou&lt;/Author&gt;&lt;Year&gt;2023&lt;/Year&gt;&lt;RecNum&gt;21&lt;/RecNum&gt;&lt;DisplayText&gt;&lt;style face="superscript"&gt;21&lt;/style&gt;&lt;/DisplayText&gt;&lt;record&gt;&lt;rec-number&gt;21&lt;/rec-number&gt;&lt;foreign-keys&gt;&lt;key app="EN" db-id="stetatp9d0x0d3eae0cps9vswvxrfvs0tr5d" timestamp="1781188119"&gt;21&lt;/key&gt;&lt;/foreign-keys&gt;&lt;ref-type name="Journal Article"&gt;17&lt;/ref-type&gt;&lt;contributors&gt;&lt;authors&gt;&lt;author&gt;Zhou, Ying&lt;/author&gt;&lt;author&gt;Tian, Min&lt;/author&gt;&lt;author&gt;Li, Ruichun&lt;/author&gt;&lt;author&gt;Zhang, Yan&lt;/author&gt;&lt;author&gt;Zhang, Guomei&lt;/author&gt;&lt;author&gt;Zhang, Caihong&lt;/author&gt;&lt;author&gt;Shuang, Shaomin&lt;/author&gt;&lt;/authors&gt;&lt;/contributors&gt;&lt;titles&gt;&lt;title&gt;Ultrasensitive Electrochemical Platform for Dopamine Detection Based on CoNi-MOF@ERGO Composite&lt;/title&gt;&lt;secondary-title&gt;ACS Biomaterials Science &amp;amp; Engineering&lt;/secondary-title&gt;&lt;/titles&gt;&lt;periodical&gt;&lt;full-title&gt;ACS Biomaterials Science &amp;amp; Engineering&lt;/full-title&gt;&lt;/periodical&gt;&lt;pages&gt;5599-5609&lt;/pages&gt;&lt;volume&gt;9&lt;/volume&gt;&lt;number&gt;10&lt;/number&gt;&lt;dates&gt;&lt;year&gt;2023&lt;/year&gt;&lt;pub-dates&gt;&lt;date&gt;2023/10/09&lt;/date&gt;&lt;/pub-dates&gt;&lt;/dates&gt;&lt;publisher&gt;American Chemical Society&lt;/publisher&gt;&lt;urls&gt;&lt;related-urls&gt;&lt;url&gt;https://doi.org/10.1021/acsbiomaterials.3c00740&lt;/url&gt;&lt;/related-urls&gt;&lt;/urls&gt;&lt;electronic-resource-num&gt;10.1021/acsbiomaterials.3c00740&lt;/electronic-resource-num&gt;&lt;/record&gt;&lt;/Cite&gt;&lt;/EndNote&gt;</w:instrText>
      </w:r>
      <w:r w:rsidR="005B0E27">
        <w:rPr>
          <w:rFonts w:cs="Calibri"/>
        </w:rPr>
        <w:fldChar w:fldCharType="separate"/>
      </w:r>
      <w:r w:rsidR="005B0E27" w:rsidRPr="005B0E27">
        <w:rPr>
          <w:rFonts w:cs="Calibri"/>
          <w:noProof/>
          <w:vertAlign w:val="superscript"/>
        </w:rPr>
        <w:t>21</w:t>
      </w:r>
      <w:r w:rsidR="005B0E27">
        <w:rPr>
          <w:rFonts w:cs="Calibri"/>
        </w:rPr>
        <w:fldChar w:fldCharType="end"/>
      </w:r>
      <w:r w:rsidRPr="00C01755">
        <w:rPr>
          <w:rFonts w:cs="Calibri" w:hint="cs"/>
        </w:rPr>
        <w:t xml:space="preserve"> and two-dimensional hybrid composites have been investigated as non-enzymatic dopamine sensing platforms. Among these, layered double hydroxides (LDHs) are attractive because of their tunable metal composition, large surface area, and their hydroxyl-rich layered structure. The brucite-like LDH framework consists of edge-sharing metal hydroxide octahedra</w:t>
      </w:r>
      <w:r w:rsidR="00D419A3" w:rsidRPr="00C01755">
        <w:rPr>
          <w:rFonts w:cs="Calibri" w:hint="cs"/>
        </w:rPr>
        <w:t>,</w:t>
      </w:r>
      <w:r w:rsidR="00632264">
        <w:rPr>
          <w:rFonts w:cs="Calibri"/>
        </w:rPr>
        <w:fldChar w:fldCharType="begin"/>
      </w:r>
      <w:r w:rsidR="00035993">
        <w:rPr>
          <w:rFonts w:cs="Calibri"/>
        </w:rPr>
        <w:instrText xml:space="preserve"> ADDIN EN.CITE &lt;EndNote&gt;&lt;Cite&gt;&lt;Author&gt;Geetanjali&lt;/Author&gt;&lt;Year&gt;2018&lt;/Year&gt;&lt;RecNum&gt;22&lt;/RecNum&gt;&lt;DisplayText&gt;&lt;style face="superscript"&gt;22&lt;/style&gt;&lt;/DisplayText&gt;&lt;record&gt;&lt;rec-number&gt;22&lt;/rec-number&gt;&lt;foreign-keys&gt;&lt;key app="EN" db-id="stetatp9d0x0d3eae0cps9vswvxrfvs0tr5d" timestamp="1781188119"&gt;22&lt;/key&gt;&lt;/foreign-keys&gt;&lt;ref-type name="Journal Article"&gt;17&lt;/ref-type&gt;&lt;contributors&gt;&lt;authors&gt;&lt;author&gt;Geetanjali, Mishra&lt;/author&gt;&lt;author&gt;Barsha, Dash&lt;/author&gt;&lt;author&gt;Sony, Pandey&lt;/author&gt;&lt;/authors&gt;&lt;/contributors&gt;&lt;titles&gt;&lt;title&gt;Layered double hydroxides: A brief review from fundamentals to application as evolving biomaterials&lt;/title&gt;&lt;secondary-title&gt;Applied Clay Science&lt;/secondary-title&gt;&lt;/titles&gt;&lt;periodical&gt;&lt;full-title&gt;Applied Clay Science&lt;/full-title&gt;&lt;/periodical&gt;&lt;pages&gt;172-186&lt;/pages&gt;&lt;volume&gt;153&lt;/volume&gt;&lt;keywords&gt;&lt;keyword&gt;Layered double hydroxides (LDH), Intercalation, Composites, Controlled release, Antimicrobial applications&lt;/keyword&gt;&lt;/keywords&gt;&lt;dates&gt;&lt;year&gt;2018&lt;/year&gt;&lt;/dates&gt;&lt;isbn&gt;0169-1317&lt;/isbn&gt;&lt;urls&gt;&lt;related-urls&gt;&lt;url&gt;https://www.sciencedirect.com/science/article/pii/S0169131717305707&lt;/url&gt;&lt;/related-urls&gt;&lt;/urls&gt;&lt;electronic-resource-num&gt;https://doi.org/10.1016/j.clay.2017.12.021&lt;/electronic-resource-num&gt;&lt;/record&gt;&lt;/Cite&gt;&lt;/EndNote&gt;</w:instrText>
      </w:r>
      <w:r w:rsidR="00632264">
        <w:rPr>
          <w:rFonts w:cs="Calibri"/>
        </w:rPr>
        <w:fldChar w:fldCharType="separate"/>
      </w:r>
      <w:r w:rsidR="00632264" w:rsidRPr="00632264">
        <w:rPr>
          <w:rFonts w:cs="Calibri"/>
          <w:noProof/>
          <w:vertAlign w:val="superscript"/>
        </w:rPr>
        <w:t>22</w:t>
      </w:r>
      <w:r w:rsidR="00632264">
        <w:rPr>
          <w:rFonts w:cs="Calibri"/>
        </w:rPr>
        <w:fldChar w:fldCharType="end"/>
      </w:r>
      <w:r w:rsidRPr="00C01755">
        <w:rPr>
          <w:rFonts w:cs="Calibri" w:hint="cs"/>
        </w:rPr>
        <w:t xml:space="preserve"> which provides abundant surface hydroxyl groups for interaction with analytes. This surface chemistry is particularly relevant for </w:t>
      </w:r>
      <w:r w:rsidRPr="00C01755">
        <w:rPr>
          <w:rFonts w:cs="Calibri" w:hint="cs"/>
        </w:rPr>
        <w:lastRenderedPageBreak/>
        <w:t>dopamine because DA contains catechol hydroxyl groups and an amine functionality, both of which can participate in hydrogen bonding and interfacial charge polarization. Hydroxylated surfaces are known to stabilize O/N-containing organic molecules through multiple surface-adsorbate hydrogen bonds, and cooperative hydrogen bonding can significantly strengthen adsorption</w:t>
      </w:r>
      <w:r w:rsidR="00D419A3" w:rsidRPr="00C01755">
        <w:rPr>
          <w:rFonts w:cs="Calibri" w:hint="cs"/>
        </w:rPr>
        <w:t>.</w:t>
      </w:r>
      <w:r w:rsidR="00931F96">
        <w:rPr>
          <w:rFonts w:cs="Calibri"/>
        </w:rPr>
        <w:fldChar w:fldCharType="begin"/>
      </w:r>
      <w:r w:rsidR="00035993">
        <w:rPr>
          <w:rFonts w:cs="Calibri"/>
        </w:rPr>
        <w:instrText xml:space="preserve"> ADDIN EN.CITE &lt;EndNote&gt;&lt;Cite&gt;&lt;Author&gt;Ahmad&lt;/Author&gt;&lt;Year&gt;2023&lt;/Year&gt;&lt;RecNum&gt;23&lt;/RecNum&gt;&lt;DisplayText&gt;&lt;style face="superscript"&gt;23&lt;/style&gt;&lt;/DisplayText&gt;&lt;record&gt;&lt;rec-number&gt;23&lt;/rec-number&gt;&lt;foreign-keys&gt;&lt;key app="EN" db-id="stetatp9d0x0d3eae0cps9vswvxrfvs0tr5d" timestamp="1781188119"&gt;23&lt;/key&gt;&lt;/foreign-keys&gt;&lt;ref-type name="Journal Article"&gt;17&lt;/ref-type&gt;&lt;contributors&gt;&lt;authors&gt;&lt;author&gt;Ahmad, Aneesa&lt;/author&gt;&lt;author&gt;Martsinovich, Natalia&lt;/author&gt;&lt;/authors&gt;&lt;/contributors&gt;&lt;titles&gt;&lt;title&gt;Atomic-scale modelling of organic matter in soil: adsorption of organic molecules and biopolymers on the hydroxylated α-Al2O3 (0001) surface&lt;/title&gt;&lt;secondary-title&gt;Philosophical Transactions of the Royal Society A: Mathematical, Physical and Engineering Sciences&lt;/secondary-title&gt;&lt;/titles&gt;&lt;periodical&gt;&lt;full-title&gt;Philosophical Transactions of the Royal Society A: Mathematical, Physical and Engineering Sciences&lt;/full-title&gt;&lt;/periodical&gt;&lt;volume&gt;381&lt;/volume&gt;&lt;number&gt;2250&lt;/number&gt;&lt;dates&gt;&lt;year&gt;2023&lt;/year&gt;&lt;/dates&gt;&lt;isbn&gt;1364-503X&lt;/isbn&gt;&lt;urls&gt;&lt;related-urls&gt;&lt;url&gt;https://doi.org/10.1098/rsta.2022.0254&lt;/url&gt;&lt;/related-urls&gt;&lt;/urls&gt;&lt;custom1&gt;20220254&lt;/custom1&gt;&lt;electronic-resource-num&gt;10.1098/rsta.2022.0254&lt;/electronic-resource-num&gt;&lt;access-date&gt;6/5/2026&lt;/access-date&gt;&lt;/record&gt;&lt;/Cite&gt;&lt;/EndNote&gt;</w:instrText>
      </w:r>
      <w:r w:rsidR="00931F96">
        <w:rPr>
          <w:rFonts w:cs="Calibri"/>
        </w:rPr>
        <w:fldChar w:fldCharType="separate"/>
      </w:r>
      <w:r w:rsidR="00931F96" w:rsidRPr="00931F96">
        <w:rPr>
          <w:rFonts w:cs="Calibri"/>
          <w:noProof/>
          <w:vertAlign w:val="superscript"/>
        </w:rPr>
        <w:t>23</w:t>
      </w:r>
      <w:r w:rsidR="00931F96">
        <w:rPr>
          <w:rFonts w:cs="Calibri"/>
        </w:rPr>
        <w:fldChar w:fldCharType="end"/>
      </w:r>
      <w:r w:rsidRPr="00C01755">
        <w:rPr>
          <w:rFonts w:cs="Calibri" w:hint="cs"/>
        </w:rPr>
        <w:t xml:space="preserve"> Catechol-containing molecules can further interact with metal oxide or hydroxylated surfaces through hydrogen bonding, proton transfer, and catecholate-type surface complexation</w:t>
      </w:r>
      <w:r w:rsidR="00C628E1" w:rsidRPr="00C01755">
        <w:rPr>
          <w:rFonts w:cs="Calibri" w:hint="cs"/>
        </w:rPr>
        <w:t>.</w:t>
      </w:r>
      <w:r w:rsidR="0003183F">
        <w:rPr>
          <w:rFonts w:cs="Calibri"/>
        </w:rPr>
        <w:fldChar w:fldCharType="begin">
          <w:fldData xml:space="preserve">PEVuZE5vdGU+PENpdGU+PEF1dGhvcj5HdWxsZXktU3RhaGw8L0F1dGhvcj48WWVhcj4yMDEwPC9Z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</w:fldData>
        </w:fldChar>
      </w:r>
      <w:r w:rsidR="00035993">
        <w:rPr>
          <w:rFonts w:cs="Calibri"/>
        </w:rPr>
        <w:instrText xml:space="preserve"> ADDIN EN.CITE </w:instrText>
      </w:r>
      <w:r w:rsidR="00035993">
        <w:rPr>
          <w:rFonts w:cs="Calibri"/>
        </w:rPr>
        <w:fldChar w:fldCharType="begin">
          <w:fldData xml:space="preserve">PEVuZE5vdGU+PENpdGU+PEF1dGhvcj5HdWxsZXktU3RhaGw8L0F1dGhvcj48WWVhcj4yMDEwPC9Z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</w:fldData>
        </w:fldChar>
      </w:r>
      <w:r w:rsidR="00035993">
        <w:rPr>
          <w:rFonts w:cs="Calibri"/>
        </w:rPr>
        <w:instrText xml:space="preserve"> ADDIN EN.CITE.DATA </w:instrText>
      </w:r>
      <w:r w:rsidR="00035993">
        <w:rPr>
          <w:rFonts w:cs="Calibri"/>
        </w:rPr>
      </w:r>
      <w:r w:rsidR="00035993">
        <w:rPr>
          <w:rFonts w:cs="Calibri"/>
        </w:rPr>
        <w:fldChar w:fldCharType="end"/>
      </w:r>
      <w:r w:rsidR="0003183F">
        <w:rPr>
          <w:rFonts w:cs="Calibri"/>
        </w:rPr>
      </w:r>
      <w:r w:rsidR="0003183F">
        <w:rPr>
          <w:rFonts w:cs="Calibri"/>
        </w:rPr>
        <w:fldChar w:fldCharType="separate"/>
      </w:r>
      <w:r w:rsidR="00BC2E0F" w:rsidRPr="00BC2E0F">
        <w:rPr>
          <w:rFonts w:cs="Calibri"/>
          <w:noProof/>
          <w:vertAlign w:val="superscript"/>
        </w:rPr>
        <w:t>24, 25</w:t>
      </w:r>
      <w:r w:rsidR="0003183F">
        <w:rPr>
          <w:rFonts w:cs="Calibri"/>
        </w:rPr>
        <w:fldChar w:fldCharType="end"/>
      </w:r>
      <w:r w:rsidRPr="00C01755">
        <w:rPr>
          <w:rFonts w:cs="Calibri" w:hint="cs"/>
        </w:rPr>
        <w:t xml:space="preserve"> Therefore, LDHs can potentially serve as molecular recognition layers for dopamine adsorption. However, their poor intrinsic electrical conductivity and limited active surface area due to aggregation often limit fast electron transport and restrict their practical electrochemical sensing performance</w:t>
      </w:r>
      <w:r w:rsidR="00C628E1" w:rsidRPr="00C01755">
        <w:rPr>
          <w:rFonts w:cs="Calibri" w:hint="cs"/>
        </w:rPr>
        <w:t>.</w:t>
      </w:r>
      <w:r w:rsidR="005225DB">
        <w:rPr>
          <w:rFonts w:cs="Calibri"/>
        </w:rPr>
        <w:fldChar w:fldCharType="begin"/>
      </w:r>
      <w:r w:rsidR="00035993">
        <w:rPr>
          <w:rFonts w:cs="Calibri"/>
        </w:rPr>
        <w:instrText xml:space="preserve"> ADDIN EN.CITE &lt;EndNote&gt;&lt;Cite&gt;&lt;Author&gt;Asif&lt;/Author&gt;&lt;Year&gt;2023&lt;/Year&gt;&lt;RecNum&gt;26&lt;/RecNum&gt;&lt;DisplayText&gt;&lt;style face="superscript"&gt;26&lt;/style&gt;&lt;/DisplayText&gt;&lt;record&gt;&lt;rec-number&gt;26&lt;/rec-number&gt;&lt;foreign-keys&gt;&lt;key app="EN" db-id="stetatp9d0x0d3eae0cps9vswvxrfvs0tr5d" timestamp="1781188119"&gt;26&lt;/key&gt;&lt;/foreign-keys&gt;&lt;ref-type name="Journal Article"&gt;17&lt;/ref-type&gt;&lt;contributors&gt;&lt;authors&gt;&lt;author&gt;Asif, Muhammad&lt;/author&gt;&lt;author&gt;Wang, Zhanpeng&lt;/author&gt;&lt;author&gt;Aziz, Ayesha&lt;/author&gt;&lt;author&gt;Ashraf, Ghazala&lt;/author&gt;&lt;author&gt;Ali, Jawad&lt;/author&gt;&lt;author&gt;Iftikhar, Tayyaba&lt;/author&gt;&lt;author&gt;Xiao, Fei&lt;/author&gt;&lt;author&gt;Sun, Yimin&lt;/author&gt;&lt;/authors&gt;&lt;/contributors&gt;&lt;titles&gt;&lt;title&gt;&lt;style face="normal" font="default" size="100%"&gt;Hybridizing Ti&lt;/style&gt;&lt;style face="subscript" font="default" size="100%"&gt;3&lt;/style&gt;&lt;style face="normal" font="default" size="100%"&gt;C&lt;/style&gt;&lt;style face="subscript" font="default" size="100%"&gt;2&lt;/style&gt;&lt;style face="normal" font="default" size="100%"&gt;T&lt;/style&gt;&lt;style face="subscript" font="default" size="100%"&gt;x&lt;/style&gt;&lt;style face="normal" font="default" size="100%"&gt; Layers with Layered Double Hydroxide Nanosheets at the Molecular Level: A Smart Electrode Material for H&lt;/style&gt;&lt;style face="subscript" font="default" size="100%"&gt;2&lt;/style&gt;&lt;style face="normal" font="default" size="100%"&gt;O&lt;/style&gt;&lt;style face="subscript" font="default" size="100%"&gt;2&lt;/style&gt;&lt;style face="normal" font="default" size="100%"&gt; Monitoring in Cancer Cells&lt;/style&gt;&lt;/title&gt;&lt;secondary-title&gt;ACS Applied Materials \&amp;amp; Interfaces&lt;/secondary-title&gt;&lt;/titles&gt;&lt;periodical&gt;&lt;full-title&gt;ACS Applied Materials \&amp;amp; Interfaces&lt;/full-title&gt;&lt;/periodical&gt;&lt;pages&gt;32075-32086&lt;/pages&gt;&lt;volume&gt;15&lt;/volume&gt;&lt;number&gt;27&lt;/number&gt;&lt;dates&gt;&lt;year&gt;2023&lt;/year&gt;&lt;/dates&gt;&lt;urls&gt;&lt;related-urls&gt;&lt;url&gt;https://doi.org/10.1021/acsami.3c02004 ,eprint = https://doi.org/10.1021/acsami.3c02004&lt;/url&gt;&lt;/related-urls&gt;&lt;/urls&gt;&lt;electronic-resource-num&gt;10.1021/acsami.3c02004 , note = PMID: 37368492&lt;/electronic-resource-num&gt;&lt;/record&gt;&lt;/Cite&gt;&lt;/EndNote&gt;</w:instrText>
      </w:r>
      <w:r w:rsidR="005225DB">
        <w:rPr>
          <w:rFonts w:cs="Calibri"/>
        </w:rPr>
        <w:fldChar w:fldCharType="separate"/>
      </w:r>
      <w:r w:rsidR="005225DB" w:rsidRPr="005225DB">
        <w:rPr>
          <w:rFonts w:cs="Calibri"/>
          <w:noProof/>
          <w:vertAlign w:val="superscript"/>
        </w:rPr>
        <w:t>26</w:t>
      </w:r>
      <w:r w:rsidR="005225DB">
        <w:rPr>
          <w:rFonts w:cs="Calibri"/>
        </w:rPr>
        <w:fldChar w:fldCharType="end"/>
      </w:r>
      <w:r w:rsidR="005225DB" w:rsidRPr="00C01755">
        <w:rPr>
          <w:rFonts w:cs="Calibri"/>
        </w:rPr>
        <w:t xml:space="preserve"> </w:t>
      </w:r>
    </w:p>
    <w:p w14:paraId="175A8EA1" w14:textId="5709AEF6" w:rsidR="002344EB" w:rsidRPr="00C01755" w:rsidRDefault="00445942">
      <w:pPr>
        <w:spacing w:after="0" w:line="480" w:lineRule="auto"/>
        <w:rPr>
          <w:rFonts w:cs="Calibri"/>
        </w:rPr>
      </w:pPr>
      <w:r w:rsidRPr="00C01755">
        <w:rPr>
          <w:rFonts w:cs="Calibri" w:hint="cs"/>
        </w:rPr>
        <w:t>To overcome the conductivity limitations of electroactive metal hydroxides, several strategies have been explored, including coupling them with conductive materials such as graphene</w:t>
      </w:r>
      <w:r w:rsidR="00230BA6" w:rsidRPr="00C01755">
        <w:rPr>
          <w:rFonts w:cs="Calibri" w:hint="cs"/>
        </w:rPr>
        <w:t>,</w:t>
      </w:r>
      <w:r w:rsidR="00640671">
        <w:rPr>
          <w:rFonts w:cs="Calibri"/>
        </w:rPr>
        <w:fldChar w:fldCharType="begin"/>
      </w:r>
      <w:r w:rsidR="00035993">
        <w:rPr>
          <w:rFonts w:cs="Calibri"/>
        </w:rPr>
        <w:instrText xml:space="preserve"> ADDIN EN.CITE &lt;EndNote&gt;&lt;Cite&gt;&lt;Author&gt;Yong&lt;/Author&gt;&lt;Year&gt;2016&lt;/Year&gt;&lt;RecNum&gt;27&lt;/RecNum&gt;&lt;DisplayText&gt;&lt;style face="superscript"&gt;27&lt;/style&gt;&lt;/DisplayText&gt;&lt;record&gt;&lt;rec-number&gt;27&lt;/rec-number&gt;&lt;foreign-keys&gt;&lt;key app="EN" db-id="stetatp9d0x0d3eae0cps9vswvxrfvs0tr5d" timestamp="1781188119"&gt;27&lt;/key&gt;&lt;/foreign-keys&gt;&lt;ref-type name="Journal Article"&gt;17&lt;/ref-type&gt;&lt;contributors&gt;&lt;authors&gt;&lt;author&gt;Yong, Cao&lt;/author&gt;&lt;author&gt;Guoting, Li&lt;/author&gt;&lt;author&gt;Xinbao, Li&lt;/author&gt;&lt;/authors&gt;&lt;/contributors&gt;&lt;titles&gt;&lt;title&gt;Graphene/layered double hydroxide nanocomposite: Properties, synthesis, and applications&lt;/title&gt;&lt;secondary-title&gt;Chemical Engineering Journal&lt;/secondary-title&gt;&lt;/titles&gt;&lt;periodical&gt;&lt;full-title&gt;Chemical Engineering Journal&lt;/full-title&gt;&lt;/periodical&gt;&lt;pages&gt;207-223&lt;/pages&gt;&lt;volume&gt;292&lt;/volume&gt;&lt;keywords&gt;&lt;keyword&gt;Graphene, Layered double hydroxides, Nanocomposite, Synthesis, Application&lt;/keyword&gt;&lt;/keywords&gt;&lt;dates&gt;&lt;year&gt;2016&lt;/year&gt;&lt;/dates&gt;&lt;isbn&gt;1385-8947&lt;/isbn&gt;&lt;urls&gt;&lt;related-urls&gt;&lt;url&gt;https://www.sciencedirect.com/science/article/pii/S1385894716300833&lt;/url&gt;&lt;/related-urls&gt;&lt;/urls&gt;&lt;electronic-resource-num&gt;https://doi.org/10.1016/j.cej.2016.01.114&lt;/electronic-resource-num&gt;&lt;/record&gt;&lt;/Cite&gt;&lt;/EndNote&gt;</w:instrText>
      </w:r>
      <w:r w:rsidR="00640671">
        <w:rPr>
          <w:rFonts w:cs="Calibri"/>
        </w:rPr>
        <w:fldChar w:fldCharType="separate"/>
      </w:r>
      <w:r w:rsidR="00640671" w:rsidRPr="00640671">
        <w:rPr>
          <w:rFonts w:cs="Calibri"/>
          <w:noProof/>
          <w:vertAlign w:val="superscript"/>
        </w:rPr>
        <w:t>27</w:t>
      </w:r>
      <w:r w:rsidR="00640671">
        <w:rPr>
          <w:rFonts w:cs="Calibri"/>
        </w:rPr>
        <w:fldChar w:fldCharType="end"/>
      </w:r>
      <w:r w:rsidRPr="00C01755">
        <w:rPr>
          <w:rFonts w:cs="Calibri" w:hint="cs"/>
        </w:rPr>
        <w:t xml:space="preserve"> reduced graphene oxide</w:t>
      </w:r>
      <w:r w:rsidR="00230BA6" w:rsidRPr="00C01755">
        <w:rPr>
          <w:rFonts w:cs="Calibri" w:hint="cs"/>
        </w:rPr>
        <w:t>,</w:t>
      </w:r>
      <w:r w:rsidR="0040380C">
        <w:rPr>
          <w:rFonts w:cs="Calibri"/>
        </w:rPr>
        <w:fldChar w:fldCharType="begin"/>
      </w:r>
      <w:r w:rsidR="00035993">
        <w:rPr>
          <w:rFonts w:cs="Calibri"/>
        </w:rPr>
        <w:instrText xml:space="preserve"> ADDIN EN.CITE &lt;EndNote&gt;&lt;Cite&gt;&lt;Author&gt;Shen&lt;/Author&gt;&lt;Year&gt;2019&lt;/Year&gt;&lt;RecNum&gt;28&lt;/RecNum&gt;&lt;DisplayText&gt;&lt;style face="superscript"&gt;28&lt;/style&gt;&lt;/DisplayText&gt;&lt;record&gt;&lt;rec-number&gt;28&lt;/rec-number&gt;&lt;foreign-keys&gt;&lt;key app="EN" db-id="stetatp9d0x0d3eae0cps9vswvxrfvs0tr5d" timestamp="1781188119"&gt;28&lt;/key&gt;&lt;/foreign-keys&gt;&lt;ref-type name="Journal Article"&gt;17&lt;/ref-type&gt;&lt;contributors&gt;&lt;authors&gt;&lt;author&gt;Shen, Jia&lt;/author&gt;&lt;author&gt;Zhang, Ping&lt;/author&gt;&lt;author&gt;Xie, Ruishi&lt;/author&gt;&lt;author&gt;Chen, Lin&lt;/author&gt;&lt;author&gt;Li, Mengting&lt;/author&gt;&lt;author&gt;Li, Jiapeng&lt;/author&gt;&lt;author&gt;Ji, Bingqiang&lt;/author&gt;&lt;author&gt;Hu, Zongyue&lt;/author&gt;&lt;author&gt;Li, Jiajun&lt;/author&gt;&lt;author&gt;Song, Lixian&lt;/author&gt;&lt;author&gt;Wu, Yeping&lt;/author&gt;&lt;author&gt;Zhao, Xiuli&lt;/author&gt;&lt;/authors&gt;&lt;/contributors&gt;&lt;titles&gt;&lt;title&gt;Controlled Self-Assembled NiFe Layered Double Hydroxides/Reduced Graphene Oxide Nanohybrids Based on the Solid-Phase Exfoliation Strategy as an Excellent Electrocatalyst for the Oxygen Evolution Reaction&lt;/title&gt;&lt;secondary-title&gt;ACS Applied Materials &amp;amp; Interfaces&lt;/secondary-title&gt;&lt;/titles&gt;&lt;periodical&gt;&lt;full-title&gt;ACS Applied Materials &amp;amp; Interfaces&lt;/full-title&gt;&lt;/periodical&gt;&lt;pages&gt;13545-13556&lt;/pages&gt;&lt;volume&gt;11&lt;/volume&gt;&lt;number&gt;14&lt;/number&gt;&lt;dates&gt;&lt;year&gt;2019&lt;/year&gt;&lt;pub-dates&gt;&lt;date&gt;2019/04/10&lt;/date&gt;&lt;/pub-dates&gt;&lt;/dates&gt;&lt;publisher&gt;American Chemical Society&lt;/publisher&gt;&lt;isbn&gt;1944-8244&lt;/isbn&gt;&lt;urls&gt;&lt;related-urls&gt;&lt;url&gt;https://doi.org/10.1021/acsami.8b22260&lt;/url&gt;&lt;/related-urls&gt;&lt;/urls&gt;&lt;electronic-resource-num&gt;10.1021/acsami.8b22260&lt;/electronic-resource-num&gt;&lt;/record&gt;&lt;/Cite&gt;&lt;/EndNote&gt;</w:instrText>
      </w:r>
      <w:r w:rsidR="0040380C">
        <w:rPr>
          <w:rFonts w:cs="Calibri"/>
        </w:rPr>
        <w:fldChar w:fldCharType="separate"/>
      </w:r>
      <w:r w:rsidR="0040380C" w:rsidRPr="0040380C">
        <w:rPr>
          <w:rFonts w:cs="Calibri"/>
          <w:noProof/>
          <w:vertAlign w:val="superscript"/>
        </w:rPr>
        <w:t>28</w:t>
      </w:r>
      <w:r w:rsidR="0040380C">
        <w:rPr>
          <w:rFonts w:cs="Calibri"/>
        </w:rPr>
        <w:fldChar w:fldCharType="end"/>
      </w:r>
      <w:r w:rsidRPr="00C01755">
        <w:rPr>
          <w:rFonts w:cs="Calibri" w:hint="cs"/>
        </w:rPr>
        <w:t xml:space="preserve"> carbon nanotubes</w:t>
      </w:r>
      <w:r w:rsidR="00230BA6" w:rsidRPr="00C01755">
        <w:rPr>
          <w:rFonts w:cs="Calibri" w:hint="cs"/>
        </w:rPr>
        <w:t>,</w:t>
      </w:r>
      <w:r w:rsidR="00D638FF">
        <w:rPr>
          <w:rFonts w:cs="Calibri"/>
        </w:rPr>
        <w:fldChar w:fldCharType="begin"/>
      </w:r>
      <w:r w:rsidR="00035993">
        <w:rPr>
          <w:rFonts w:cs="Calibri"/>
        </w:rPr>
        <w:instrText xml:space="preserve"> ADDIN EN.CITE &lt;EndNote&gt;&lt;Cite&gt;&lt;Author&gt;Wiem&lt;/Author&gt;&lt;Year&gt;2026&lt;/Year&gt;&lt;RecNum&gt;29&lt;/RecNum&gt;&lt;DisplayText&gt;&lt;style face="superscript"&gt;29&lt;/style&gt;&lt;/DisplayText&gt;&lt;record&gt;&lt;rec-number&gt;29&lt;/rec-number&gt;&lt;foreign-keys&gt;&lt;key app="EN" db-id="stetatp9d0x0d3eae0cps9vswvxrfvs0tr5d" timestamp="1781188119"&gt;29&lt;/key&gt;&lt;/foreign-keys&gt;&lt;ref-type name="Journal Article"&gt;17&lt;/ref-type&gt;&lt;contributors&gt;&lt;authors&gt;&lt;author&gt;Wiem, Bouali&lt;/author&gt;&lt;author&gt;Nevin, Erk&lt;/author&gt;&lt;author&gt;Marwah, Naser&lt;/author&gt;&lt;author&gt;Çiğdem Aybüke, Özata&lt;/author&gt;&lt;author&gt;Qamar, Salamat&lt;/author&gt;&lt;author&gt;Mustafa, Soylak&lt;/author&gt;&lt;/authors&gt;&lt;/contributors&gt;&lt;titles&gt;&lt;title&gt;High-performance SrCr-LDH@MWCNTs electrochemical sensor for dual detection of dopamine and cabotegravir in biological and pharmaceutical matrices&lt;/title&gt;&lt;secondary-title&gt;Journal of Electroanalytical Chemistry&lt;/secondary-title&gt;&lt;/titles&gt;&lt;periodical&gt;&lt;full-title&gt;Journal of Electroanalytical Chemistry&lt;/full-title&gt;&lt;/periodical&gt;&lt;pages&gt;119950&lt;/pages&gt;&lt;volume&gt;1007&lt;/volume&gt;&lt;keywords&gt;&lt;keyword&gt;SrCr-LDH@MWCNTs, Electrochemical sensor, Cabotegravir, Dopamine, Simultaneous determination, Biological and pharmaceutical matrices&lt;/keyword&gt;&lt;/keywords&gt;&lt;dates&gt;&lt;year&gt;2026&lt;/year&gt;&lt;/dates&gt;&lt;isbn&gt;1572-6657&lt;/isbn&gt;&lt;urls&gt;&lt;related-urls&gt;&lt;url&gt;https://www.sciencedirect.com/science/article/pii/S1572665726001633&lt;/url&gt;&lt;/related-urls&gt;&lt;/urls&gt;&lt;electronic-resource-num&gt;https://doi.org/10.1016/j.jelechem.2026.119950&lt;/electronic-resource-num&gt;&lt;/record&gt;&lt;/Cite&gt;&lt;/EndNote&gt;</w:instrText>
      </w:r>
      <w:r w:rsidR="00D638FF">
        <w:rPr>
          <w:rFonts w:cs="Calibri"/>
        </w:rPr>
        <w:fldChar w:fldCharType="separate"/>
      </w:r>
      <w:r w:rsidR="00D638FF" w:rsidRPr="00D638FF">
        <w:rPr>
          <w:rFonts w:cs="Calibri"/>
          <w:noProof/>
          <w:vertAlign w:val="superscript"/>
        </w:rPr>
        <w:t>29</w:t>
      </w:r>
      <w:r w:rsidR="00D638FF">
        <w:rPr>
          <w:rFonts w:cs="Calibri"/>
        </w:rPr>
        <w:fldChar w:fldCharType="end"/>
      </w:r>
      <w:r w:rsidRPr="00C01755">
        <w:rPr>
          <w:rFonts w:cs="Calibri" w:hint="cs"/>
        </w:rPr>
        <w:t xml:space="preserve"> and hybrid conductive frameworks</w:t>
      </w:r>
      <w:r w:rsidR="00195473" w:rsidRPr="00C01755">
        <w:rPr>
          <w:rFonts w:cs="Calibri" w:hint="cs"/>
        </w:rPr>
        <w:t>.</w:t>
      </w:r>
      <w:r w:rsidR="00D638FF">
        <w:rPr>
          <w:rFonts w:cs="Calibri"/>
        </w:rPr>
        <w:fldChar w:fldCharType="begin"/>
      </w:r>
      <w:r w:rsidR="00035993">
        <w:rPr>
          <w:rFonts w:cs="Calibri"/>
        </w:rPr>
        <w:instrText xml:space="preserve"> ADDIN EN.CITE &lt;EndNote&gt;&lt;Cite&gt;&lt;Author&gt;Zhu-Wu&lt;/Author&gt;&lt;Year&gt;2024&lt;/Year&gt;&lt;RecNum&gt;30&lt;/RecNum&gt;&lt;DisplayText&gt;&lt;style face="superscript"&gt;30&lt;/style&gt;&lt;/DisplayText&gt;&lt;record&gt;&lt;rec-number&gt;30&lt;/rec-number&gt;&lt;foreign-keys&gt;&lt;key app="EN" db-id="stetatp9d0x0d3eae0cps9vswvxrfvs0tr5d" timestamp="1781188119"&gt;30&lt;/key&gt;&lt;/foreign-keys&gt;&lt;ref-type name="Journal Article"&gt;17&lt;/ref-type&gt;&lt;contributors&gt;&lt;authors&gt;&lt;author&gt;Zhu-Wu, Jiang&lt;/author&gt;&lt;author&gt;Jun, Zhang&lt;/author&gt;&lt;author&gt;Dionissios, Mantzavinos&lt;/author&gt;&lt;author&gt;Alexandros, Katsaounis&lt;/author&gt;&lt;author&gt;Duan-Hui, Si&lt;/author&gt;&lt;author&gt;Xiao, Yao&lt;/author&gt;&lt;author&gt;Ren-Gui, Weng&lt;/author&gt;&lt;author&gt;Chang, He&lt;/author&gt;&lt;/authors&gt;&lt;/contributors&gt;&lt;titles&gt;&lt;title&gt;Metal-organic framework/layered double hydroxide (MOF/LDH) hetero-nanosheet array for capacitive deionization&lt;/title&gt;&lt;secondary-title&gt;Chemical Engineering Journal&lt;/secondary-title&gt;&lt;/titles&gt;&lt;periodical&gt;&lt;full-title&gt;Chemical Engineering Journal&lt;/full-title&gt;&lt;/periodical&gt;&lt;pages&gt;158120&lt;/pages&gt;&lt;volume&gt;502&lt;/volume&gt;&lt;keywords&gt;&lt;keyword&gt;Capacitive deionization, Layered double hydroxides, Metal-organic frameworks, Carbon fiber, Hierarchical structure&lt;/keyword&gt;&lt;/keywords&gt;&lt;dates&gt;&lt;year&gt;2024&lt;/year&gt;&lt;/dates&gt;&lt;isbn&gt;1385-8947&lt;/isbn&gt;&lt;urls&gt;&lt;related-urls&gt;&lt;url&gt;https://www.sciencedirect.com/science/article/pii/S1385894724096116&lt;/url&gt;&lt;/related-urls&gt;&lt;/urls&gt;&lt;electronic-resource-num&gt;https://doi.org/10.1016/j.cej.2024.158120&lt;/electronic-resource-num&gt;&lt;/record&gt;&lt;/Cite&gt;&lt;/EndNote&gt;</w:instrText>
      </w:r>
      <w:r w:rsidR="00D638FF">
        <w:rPr>
          <w:rFonts w:cs="Calibri"/>
        </w:rPr>
        <w:fldChar w:fldCharType="separate"/>
      </w:r>
      <w:r w:rsidR="00D638FF" w:rsidRPr="00D638FF">
        <w:rPr>
          <w:rFonts w:cs="Calibri"/>
          <w:noProof/>
          <w:vertAlign w:val="superscript"/>
        </w:rPr>
        <w:t>30</w:t>
      </w:r>
      <w:r w:rsidR="00D638FF">
        <w:rPr>
          <w:rFonts w:cs="Calibri"/>
        </w:rPr>
        <w:fldChar w:fldCharType="end"/>
      </w:r>
      <w:r w:rsidRPr="00C01755">
        <w:rPr>
          <w:rFonts w:cs="Calibri" w:hint="cs"/>
        </w:rPr>
        <w:t xml:space="preserve"> These conductive additives can improve electron-transfer kinetics, increase accessible surface area, and provide better electrode/electrolyte contact, thereby enhancing the electrochemical response. Similar strategies have also been applied in dopamine sensing. However, many of these approaches primarily improve conductivity or surface area, while the molecular-level role of analyte adsorption and interfacial charge transfer remains less clearly understood.</w:t>
      </w:r>
    </w:p>
    <w:p w14:paraId="081E6DA4" w14:textId="32BE2992" w:rsidR="002344EB" w:rsidRPr="00C01755" w:rsidRDefault="00445942">
      <w:pPr>
        <w:spacing w:after="0" w:line="480" w:lineRule="auto"/>
        <w:rPr>
          <w:rFonts w:cs="Calibri"/>
        </w:rPr>
      </w:pPr>
      <w:r w:rsidRPr="00C01755">
        <w:rPr>
          <w:rFonts w:cs="Calibri" w:hint="cs"/>
        </w:rPr>
        <w:t>Two-dimensional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has emerged as a promising conductive electrode material because of its metallic conductivity, hydrophilic surface chemistry, large surface area, and tunable surface terminations such as -O, -OH, and -F</w:t>
      </w:r>
      <w:r w:rsidR="00195473" w:rsidRPr="00C01755">
        <w:rPr>
          <w:rFonts w:cs="Calibri" w:hint="cs"/>
        </w:rPr>
        <w:t>.</w:t>
      </w:r>
      <w:r w:rsidR="00772E54">
        <w:rPr>
          <w:rFonts w:cs="Calibri"/>
        </w:rPr>
        <w:fldChar w:fldCharType="begin">
          <w:fldData xml:space="preserve">PEVuZE5vdGU+PENpdGU+PEF1dGhvcj5OYWd1aWI8L0F1dGhvcj48WWVhcj4yMDExPC9ZZWFyPjxS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</w:fldData>
        </w:fldChar>
      </w:r>
      <w:r w:rsidR="00035993">
        <w:rPr>
          <w:rFonts w:cs="Calibri"/>
        </w:rPr>
        <w:instrText xml:space="preserve"> ADDIN EN.CITE </w:instrText>
      </w:r>
      <w:r w:rsidR="00035993">
        <w:rPr>
          <w:rFonts w:cs="Calibri"/>
        </w:rPr>
        <w:fldChar w:fldCharType="begin">
          <w:fldData xml:space="preserve">PEVuZE5vdGU+PENpdGU+PEF1dGhvcj5OYWd1aWI8L0F1dGhvcj48WWVhcj4yMDExPC9ZZWFyPjxS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</w:fldData>
        </w:fldChar>
      </w:r>
      <w:r w:rsidR="00035993">
        <w:rPr>
          <w:rFonts w:cs="Calibri"/>
        </w:rPr>
        <w:instrText xml:space="preserve"> ADDIN EN.CITE.DATA </w:instrText>
      </w:r>
      <w:r w:rsidR="00035993">
        <w:rPr>
          <w:rFonts w:cs="Calibri"/>
        </w:rPr>
      </w:r>
      <w:r w:rsidR="00035993">
        <w:rPr>
          <w:rFonts w:cs="Calibri"/>
        </w:rPr>
        <w:fldChar w:fldCharType="end"/>
      </w:r>
      <w:r w:rsidR="00772E54">
        <w:rPr>
          <w:rFonts w:cs="Calibri"/>
        </w:rPr>
      </w:r>
      <w:r w:rsidR="00772E54">
        <w:rPr>
          <w:rFonts w:cs="Calibri"/>
        </w:rPr>
        <w:fldChar w:fldCharType="separate"/>
      </w:r>
      <w:r w:rsidR="003242F8" w:rsidRPr="003242F8">
        <w:rPr>
          <w:rFonts w:cs="Calibri"/>
          <w:noProof/>
          <w:vertAlign w:val="superscript"/>
        </w:rPr>
        <w:t>31, 32</w:t>
      </w:r>
      <w:r w:rsidR="00772E54">
        <w:rPr>
          <w:rFonts w:cs="Calibri"/>
        </w:rPr>
        <w:fldChar w:fldCharType="end"/>
      </w:r>
      <w:r w:rsidR="003242F8">
        <w:rPr>
          <w:rFonts w:cs="Calibri"/>
        </w:rPr>
        <w:t xml:space="preserve"> </w:t>
      </w:r>
      <w:r w:rsidRPr="00C01755">
        <w:rPr>
          <w:rFonts w:cs="Calibri" w:hint="cs"/>
        </w:rPr>
        <w:t>However,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surfaces can lack sufficient analyte-specific adsorption sites, and the local distribution of surface terminations strongly influences dopamine interaction with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Recent density functional theory (DFT) studies have further shown that dopamine can adsorb on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-based MXene surfaces and that the adsorption behavior is strongly influenced by surface modification. For example, dopamine adsorption on pristine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 xml:space="preserve"> was reported </w:t>
      </w:r>
      <w:r w:rsidRPr="00C01755">
        <w:rPr>
          <w:rFonts w:cs="Calibri" w:hint="cs"/>
        </w:rPr>
        <w:lastRenderedPageBreak/>
        <w:t>to be much stronger than on hydroxyl-terminated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(OH)</w:t>
      </w:r>
      <w:r w:rsidRPr="00C01755">
        <w:rPr>
          <w:rFonts w:cs="Calibri" w:hint="cs"/>
          <w:vertAlign w:val="subscript"/>
        </w:rPr>
        <w:t>2</w:t>
      </w:r>
      <w:r w:rsidRPr="00C01755">
        <w:rPr>
          <w:rFonts w:cs="Calibri" w:hint="cs"/>
        </w:rPr>
        <w:t>, while Ti-vacancy defects substantially enhanced dopamine binding</w:t>
      </w:r>
      <w:r w:rsidR="00195473" w:rsidRPr="00C01755">
        <w:rPr>
          <w:rFonts w:cs="Calibri" w:hint="cs"/>
        </w:rPr>
        <w:t>.</w:t>
      </w:r>
      <w:r w:rsidR="00A01227">
        <w:rPr>
          <w:rFonts w:cs="Calibri"/>
        </w:rPr>
        <w:fldChar w:fldCharType="begin"/>
      </w:r>
      <w:r w:rsidR="00035993">
        <w:rPr>
          <w:rFonts w:cs="Calibri"/>
        </w:rPr>
        <w:instrText xml:space="preserve"> ADDIN EN.CITE &lt;EndNote&gt;&lt;Cite&gt;&lt;Author&gt;Ilkay&lt;/Author&gt;&lt;Year&gt;2024&lt;/Year&gt;&lt;RecNum&gt;33&lt;/RecNum&gt;&lt;DisplayText&gt;&lt;style face="superscript"&gt;33&lt;/style&gt;&lt;/DisplayText&gt;&lt;record&gt;&lt;rec-number&gt;33&lt;/rec-number&gt;&lt;foreign-keys&gt;&lt;key app="EN" db-id="stetatp9d0x0d3eae0cps9vswvxrfvs0tr5d" timestamp="1781188119"&gt;33&lt;/key&gt;&lt;/foreign-keys&gt;&lt;ref-type name="Journal Article"&gt;17&lt;/ref-type&gt;&lt;contributors&gt;&lt;authors&gt;&lt;author&gt;Ilkay, Ozdemir&lt;/author&gt;&lt;author&gt;Handan, Arkin&lt;/author&gt;&lt;author&gt;&lt;style face="normal" font="default" size="100%"&gt;Milorad, V. Milo&lt;/style&gt;&lt;style face="normal" font="default" charset="238" size="100%"&gt;šević&lt;/style&gt;&lt;/author&gt;&lt;author&gt;&lt;style face="normal" font="default" charset="238" size="100%"&gt;Johannes, V. Barth&lt;/style&gt;&lt;/author&gt;&lt;author&gt;&lt;style face="normal" font="default" charset="238" size="100%"&gt;Ethem, Akt&lt;/style&gt;&lt;style face="normal" font="default" size="100%"&gt;ürk&lt;/style&gt;&lt;/author&gt;&lt;/authors&gt;&lt;/contributors&gt;&lt;titles&gt;&lt;title&gt;&lt;style face="normal" font="default" size="100%"&gt;Exploring the adsorption mechanisms of neurotransmitter and amino acid on Ti&lt;/style&gt;&lt;style face="subscript" font="default" size="100%"&gt;3&lt;/style&gt;&lt;style face="normal" font="default" size="100%"&gt;C&lt;/style&gt;&lt;style face="subscript" font="default" size="100%"&gt;2&lt;/style&gt;&lt;style face="normal" font="default" size="100%"&gt;-MXene monolayer: Insights from DFT calculations&lt;/style&gt;&lt;/title&gt;&lt;secondary-title&gt;Surfaces and Interfaces&lt;/secondary-title&gt;&lt;/titles&gt;&lt;periodical&gt;&lt;full-title&gt;Surfaces and Interfaces&lt;/full-title&gt;&lt;/periodical&gt;&lt;pages&gt;104169&lt;/pages&gt;&lt;volume&gt;46&lt;/volume&gt;&lt;keywords&gt;&lt;keyword&gt;MXene, 2D materials, Density functional theory (DFT), Dopamine, Serine, Biosensing, Biomedical applications&lt;/keyword&gt;&lt;/keywords&gt;&lt;dates&gt;&lt;year&gt;2024&lt;/year&gt;&lt;/dates&gt;&lt;isbn&gt;2468-0230&lt;/isbn&gt;&lt;urls&gt;&lt;related-urls&gt;&lt;url&gt;https://www.sciencedirect.com/science/article/pii/S2468023024003286&lt;/url&gt;&lt;/related-urls&gt;&lt;/urls&gt;&lt;electronic-resource-num&gt;https://doi.org/10.1016/j.surfin.2024.104169&lt;/electronic-resource-num&gt;&lt;/record&gt;&lt;/Cite&gt;&lt;/EndNote&gt;</w:instrText>
      </w:r>
      <w:r w:rsidR="00A01227">
        <w:rPr>
          <w:rFonts w:cs="Calibri"/>
        </w:rPr>
        <w:fldChar w:fldCharType="separate"/>
      </w:r>
      <w:r w:rsidR="00A01227" w:rsidRPr="00A01227">
        <w:rPr>
          <w:rFonts w:cs="Calibri"/>
          <w:noProof/>
          <w:vertAlign w:val="superscript"/>
        </w:rPr>
        <w:t>33</w:t>
      </w:r>
      <w:r w:rsidR="00A01227">
        <w:rPr>
          <w:rFonts w:cs="Calibri"/>
        </w:rPr>
        <w:fldChar w:fldCharType="end"/>
      </w:r>
      <w:r w:rsidRPr="00C01755">
        <w:rPr>
          <w:rFonts w:cs="Calibri" w:hint="cs"/>
        </w:rPr>
        <w:t xml:space="preserve"> These findings highlight that the local surface chemistry of Ti</w:t>
      </w:r>
      <w:r w:rsidRPr="00C01755">
        <w:rPr>
          <w:rFonts w:cs="Calibri" w:hint="cs"/>
          <w:vertAlign w:val="subscript"/>
        </w:rPr>
        <w:t>3</w:t>
      </w:r>
      <w:r w:rsidRPr="00C01755">
        <w:rPr>
          <w:rFonts w:cs="Calibri" w:hint="cs"/>
        </w:rPr>
        <w:t>C</w:t>
      </w:r>
      <w:r w:rsidRPr="00C01755">
        <w:rPr>
          <w:rFonts w:cs="Calibri" w:hint="cs"/>
          <w:vertAlign w:val="subscript"/>
        </w:rPr>
        <w:t xml:space="preserve">2 </w:t>
      </w:r>
      <w:r w:rsidRPr="00C01755">
        <w:rPr>
          <w:rFonts w:cs="Calibri" w:hint="cs"/>
        </w:rPr>
        <w:t>plays a decisive role in DA adsorption and that surface termination can significantly weaken or modify DA-MXene interactions. As a result, MXene alone may provide efficient electron transport but only moderate dopamine anchoring. Coupling MXene with an adsorption-active LDH is therefore a rational strategy to overcome the limitations of both materials: MXene can act as a conductive scaffold, while LDH can provide hydroxyl-rich recognition sites for dopamine.</w:t>
      </w:r>
    </w:p>
    <w:p w14:paraId="1260D412" w14:textId="77777777" w:rsidR="002344EB" w:rsidRPr="00C01755" w:rsidRDefault="00445942">
      <w:pPr>
        <w:spacing w:after="0" w:line="480" w:lineRule="auto"/>
        <w:rPr>
          <w:rFonts w:cs="Calibri"/>
        </w:rPr>
      </w:pPr>
      <w:r w:rsidRPr="00C01755">
        <w:rPr>
          <w:rFonts w:cs="Calibri" w:hint="cs"/>
        </w:rPr>
        <w:t>Herein, we report a Ni</w:t>
      </w:r>
      <w:r w:rsidRPr="00C01755">
        <w:rPr>
          <w:rFonts w:cs="Calibri" w:hint="cs"/>
          <w:vertAlign w:val="subscript"/>
        </w:rPr>
        <w:t>0.5</w:t>
      </w:r>
      <w:r w:rsidRPr="00C01755">
        <w:rPr>
          <w:rFonts w:cs="Calibri" w:hint="cs"/>
        </w:rPr>
        <w:t>Fe</w:t>
      </w:r>
      <w:r w:rsidRPr="00C01755">
        <w:rPr>
          <w:rFonts w:cs="Calibri" w:hint="cs"/>
          <w:vertAlign w:val="subscript"/>
        </w:rPr>
        <w:t>0.25</w:t>
      </w:r>
      <w:r w:rsidRPr="00C01755">
        <w:rPr>
          <w:rFonts w:cs="Calibri" w:hint="cs"/>
        </w:rPr>
        <w:t>Mn</w:t>
      </w:r>
      <w:r w:rsidRPr="00C01755">
        <w:rPr>
          <w:rFonts w:cs="Calibri" w:hint="cs"/>
          <w:vertAlign w:val="subscript"/>
        </w:rPr>
        <w:t>0.25</w:t>
      </w:r>
      <w:r w:rsidRPr="00C01755">
        <w:rPr>
          <w:rFonts w:cs="Calibri" w:hint="cs"/>
        </w:rPr>
        <w:t xml:space="preserve"> layered double hydroxide/Ti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hybrid composite as a non-enzymatic electrochemical platform for dopamine sensing. The hybrid structure is designed to combine the hydroxyl-rich molecular recognition capability of NFM-LDH with the conductive charge-transport pathway of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Electrochemical sensing measurements are integrated with first-principle DFT calculations to establish a structure-property mechanism relationship. DFT results reveal that dopamine adsorbs moderately on mixed-terminated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surfaces, whereas NFM-LDH enables significantly stronger adsorption through cooperative hydrogen bonding and proton-transfer-assisted catechol activation. Charge-density difference, total projected density of states, and Bader analyses further show interfacial charge redistribution within the NFM-MX heterostructure and strong local charge polarization during dopamine adsorption on NFM-LDH. This work provides a mechanistic basis for designing MXene/LDH heterostructures as electronically coupled and adsorption-active platforms for dopamine and related catecholamine sensing.</w:t>
      </w:r>
    </w:p>
    <w:p w14:paraId="72A81CDB" w14:textId="6613A04C" w:rsidR="002344EB" w:rsidRPr="00C01755" w:rsidRDefault="00726395" w:rsidP="00726395">
      <w:pPr>
        <w:spacing w:after="0" w:line="240" w:lineRule="auto"/>
        <w:jc w:val="left"/>
        <w:rPr>
          <w:rFonts w:cs="Calibri"/>
        </w:rPr>
      </w:pPr>
      <w:r>
        <w:rPr>
          <w:rFonts w:cs="Calibri"/>
        </w:rPr>
        <w:br w:type="page"/>
      </w:r>
    </w:p>
    <w:p w14:paraId="4DBE9F5C" w14:textId="77777777" w:rsidR="002344EB" w:rsidRPr="00C01755" w:rsidRDefault="00445942">
      <w:pPr>
        <w:pStyle w:val="Heading1"/>
        <w:numPr>
          <w:ilvl w:val="0"/>
          <w:numId w:val="2"/>
        </w:numPr>
        <w:tabs>
          <w:tab w:val="left" w:pos="567"/>
        </w:tabs>
        <w:spacing w:before="0" w:after="0" w:line="480" w:lineRule="auto"/>
        <w:ind w:left="567" w:hanging="567"/>
        <w:rPr>
          <w:rFonts w:ascii="Calibri" w:hAnsi="Calibri" w:cs="Calibri"/>
          <w:b/>
          <w:bCs/>
          <w:color w:val="000000" w:themeColor="text1"/>
          <w:sz w:val="24"/>
          <w:szCs w:val="24"/>
        </w:rPr>
      </w:pPr>
      <w:r w:rsidRPr="00C01755">
        <w:rPr>
          <w:rFonts w:ascii="Calibri" w:hAnsi="Calibri" w:cs="Calibri" w:hint="cs"/>
          <w:b/>
          <w:bCs/>
          <w:color w:val="000000" w:themeColor="text1"/>
          <w:sz w:val="24"/>
          <w:szCs w:val="24"/>
        </w:rPr>
        <w:lastRenderedPageBreak/>
        <w:t>Experimental Section</w:t>
      </w:r>
    </w:p>
    <w:p w14:paraId="24F46B6F" w14:textId="77777777" w:rsidR="002344EB" w:rsidRPr="00C01755" w:rsidRDefault="00445942">
      <w:pPr>
        <w:pStyle w:val="Heading1"/>
        <w:numPr>
          <w:ilvl w:val="1"/>
          <w:numId w:val="2"/>
        </w:numPr>
        <w:tabs>
          <w:tab w:val="left" w:pos="567"/>
        </w:tabs>
        <w:spacing w:before="0" w:after="0" w:line="480" w:lineRule="auto"/>
        <w:ind w:left="567" w:hanging="567"/>
        <w:rPr>
          <w:rFonts w:ascii="Calibri" w:hAnsi="Calibri" w:cs="Calibri"/>
          <w:b/>
          <w:bCs/>
          <w:color w:val="000000" w:themeColor="text1"/>
          <w:sz w:val="24"/>
          <w:szCs w:val="24"/>
        </w:rPr>
      </w:pPr>
      <w:r w:rsidRPr="00C01755">
        <w:rPr>
          <w:rFonts w:ascii="Calibri" w:hAnsi="Calibri" w:cs="Calibri" w:hint="cs"/>
          <w:b/>
          <w:bCs/>
          <w:color w:val="000000" w:themeColor="text1"/>
          <w:sz w:val="24"/>
          <w:szCs w:val="24"/>
        </w:rPr>
        <w:t>Materials</w:t>
      </w:r>
    </w:p>
    <w:p w14:paraId="4FCA4116" w14:textId="77777777" w:rsidR="002344EB" w:rsidRPr="00C01755" w:rsidRDefault="00445942">
      <w:pPr>
        <w:spacing w:after="0" w:line="480" w:lineRule="auto"/>
        <w:rPr>
          <w:rFonts w:cs="Calibri"/>
        </w:rPr>
      </w:pPr>
      <w:r w:rsidRPr="00C01755">
        <w:rPr>
          <w:rFonts w:cs="Calibri" w:hint="cs"/>
        </w:rPr>
        <w:t>Nickel nitrate hexahydrate (Ni(NO</w:t>
      </w:r>
      <w:r w:rsidRPr="00C01755">
        <w:rPr>
          <w:rFonts w:cs="Calibri" w:hint="cs"/>
          <w:vertAlign w:val="subscript"/>
        </w:rPr>
        <w:t>3</w:t>
      </w:r>
      <w:r w:rsidRPr="00C01755">
        <w:rPr>
          <w:rFonts w:cs="Calibri" w:hint="cs"/>
        </w:rPr>
        <w:t>)</w:t>
      </w:r>
      <w:r w:rsidRPr="00C01755">
        <w:rPr>
          <w:rFonts w:cs="Calibri" w:hint="cs"/>
          <w:vertAlign w:val="subscript"/>
        </w:rPr>
        <w:t>2 </w:t>
      </w:r>
      <w:r w:rsidRPr="00C01755">
        <w:rPr>
          <w:rFonts w:cs="Calibri" w:hint="cs"/>
        </w:rPr>
        <w:t>·6H</w:t>
      </w:r>
      <w:r w:rsidRPr="00C01755">
        <w:rPr>
          <w:rFonts w:cs="Calibri" w:hint="cs"/>
          <w:vertAlign w:val="subscript"/>
        </w:rPr>
        <w:t>2</w:t>
      </w:r>
      <w:r w:rsidRPr="00C01755">
        <w:rPr>
          <w:rFonts w:cs="Calibri" w:hint="cs"/>
        </w:rPr>
        <w:t>O, Sigma-Aldrich), Manganese chloride (MnCl</w:t>
      </w:r>
      <w:r w:rsidRPr="00C01755">
        <w:rPr>
          <w:rFonts w:cs="Calibri" w:hint="cs"/>
          <w:vertAlign w:val="subscript"/>
        </w:rPr>
        <w:t>2</w:t>
      </w:r>
      <w:r w:rsidRPr="00C01755">
        <w:rPr>
          <w:rFonts w:cs="Calibri" w:hint="cs"/>
        </w:rPr>
        <w:t> ·4H</w:t>
      </w:r>
      <w:r w:rsidRPr="00C01755">
        <w:rPr>
          <w:rFonts w:cs="Calibri" w:hint="cs"/>
          <w:vertAlign w:val="subscript"/>
        </w:rPr>
        <w:t>2</w:t>
      </w:r>
      <w:r w:rsidRPr="00C01755">
        <w:rPr>
          <w:rFonts w:cs="Calibri" w:hint="cs"/>
        </w:rPr>
        <w:t>O, certified A.C.S, Fisher Scientific), Iron (III) chloride hexahydrate (FeCl</w:t>
      </w:r>
      <w:r w:rsidRPr="00C01755">
        <w:rPr>
          <w:rFonts w:cs="Calibri" w:hint="cs"/>
          <w:vertAlign w:val="subscript"/>
        </w:rPr>
        <w:t>3 </w:t>
      </w:r>
      <w:r w:rsidRPr="00C01755">
        <w:rPr>
          <w:rFonts w:cs="Calibri" w:hint="cs"/>
        </w:rPr>
        <w:t>·6H</w:t>
      </w:r>
      <w:r w:rsidRPr="00C01755">
        <w:rPr>
          <w:rFonts w:cs="Calibri" w:hint="cs"/>
          <w:vertAlign w:val="subscript"/>
        </w:rPr>
        <w:t>2</w:t>
      </w:r>
      <w:r w:rsidRPr="00C01755">
        <w:rPr>
          <w:rFonts w:cs="Calibri" w:hint="cs"/>
        </w:rPr>
        <w:t>O, 99+%, Arcos Organics), sodium carbonate (Na</w:t>
      </w:r>
      <w:r w:rsidRPr="00C01755">
        <w:rPr>
          <w:rFonts w:cs="Calibri" w:hint="cs"/>
          <w:vertAlign w:val="subscript"/>
        </w:rPr>
        <w:t>2</w:t>
      </w:r>
      <w:r w:rsidRPr="00C01755">
        <w:rPr>
          <w:rFonts w:cs="Calibri" w:hint="cs"/>
        </w:rPr>
        <w:t>CO</w:t>
      </w:r>
      <w:r w:rsidRPr="00C01755">
        <w:rPr>
          <w:rFonts w:cs="Calibri" w:hint="cs"/>
          <w:vertAlign w:val="subscript"/>
        </w:rPr>
        <w:t>3</w:t>
      </w:r>
      <w:r w:rsidRPr="00C01755">
        <w:rPr>
          <w:rFonts w:cs="Calibri" w:hint="cs"/>
        </w:rPr>
        <w:t xml:space="preserve">, powder, ≥99.5%, ACS reagent), Sodium hydroxide (NaOH, Sigma-Aldrich, ≥99.5%), ethanol (EtOH), hydrochloric acid (HCL), dopamine-hydrochloride (DA, ≥98%, Sigma-Aldrich), uric acid (UA, ≥99%, crystalline, Sigma-Aldrich), L-ascorbic acid (99%, Sigma-Aldrich), citric acid (Sigma-Aldrich, ≥99.5%), D-(+)-glucose (BioUltra, anhydrous, ≥99.5%), potassium chloride(KCl, SigmaUltra, ≥99.0%, Sigma-Aldrich), and distilled water (D) were used for synthesis. </w:t>
      </w:r>
    </w:p>
    <w:p w14:paraId="1D2FD8F0" w14:textId="79E79DEB" w:rsidR="002344EB" w:rsidRPr="00C01755" w:rsidRDefault="00445942">
      <w:pPr>
        <w:spacing w:after="0" w:line="480" w:lineRule="auto"/>
        <w:rPr>
          <w:rFonts w:cs="Calibri"/>
        </w:rPr>
      </w:pPr>
      <w:commentRangeStart w:id="1"/>
      <w:r w:rsidRPr="00C01755">
        <w:rPr>
          <w:rFonts w:cs="Calibri" w:hint="cs"/>
          <w:highlight w:val="yellow"/>
        </w:rPr>
        <w:t>MXene synthesis section missing</w:t>
      </w:r>
      <w:r w:rsidRPr="00C01755">
        <w:rPr>
          <w:rFonts w:cs="Calibri" w:hint="cs"/>
        </w:rPr>
        <w:t xml:space="preserve"> </w:t>
      </w:r>
      <w:r w:rsidR="00A8139C">
        <w:rPr>
          <w:rFonts w:cs="Calibri"/>
        </w:rPr>
        <w:t>:- work in progress</w:t>
      </w:r>
      <w:commentRangeEnd w:id="1"/>
      <w:r w:rsidR="00B8736B" w:rsidRPr="00C01755">
        <w:rPr>
          <w:rStyle w:val="CommentReference"/>
          <w:rFonts w:cs="Calibri"/>
          <w:sz w:val="24"/>
          <w:szCs w:val="24"/>
        </w:rPr>
        <w:commentReference w:id="1"/>
      </w:r>
    </w:p>
    <w:p w14:paraId="4FA230E6" w14:textId="571FE62F" w:rsidR="002344EB" w:rsidRPr="00C01755" w:rsidRDefault="00445942">
      <w:pPr>
        <w:spacing w:after="0" w:line="480" w:lineRule="auto"/>
        <w:rPr>
          <w:rFonts w:cs="Calibri"/>
        </w:rPr>
      </w:pPr>
      <w:r w:rsidRPr="00C01755">
        <w:rPr>
          <w:rFonts w:cs="Calibri" w:hint="cs"/>
          <w:b/>
        </w:rPr>
        <w:t>Synthesis of Ni</w:t>
      </w:r>
      <w:r w:rsidRPr="00C01755">
        <w:rPr>
          <w:rFonts w:cs="Calibri" w:hint="cs"/>
          <w:b/>
          <w:vertAlign w:val="subscript"/>
        </w:rPr>
        <w:t>2</w:t>
      </w:r>
      <w:r w:rsidRPr="00C01755">
        <w:rPr>
          <w:rFonts w:cs="Calibri" w:hint="cs"/>
          <w:b/>
        </w:rPr>
        <w:t>MnFe-LDH</w:t>
      </w:r>
      <w:r w:rsidRPr="00C01755">
        <w:rPr>
          <w:rFonts w:cs="Calibri" w:hint="cs"/>
        </w:rPr>
        <w:t>. Ni</w:t>
      </w:r>
      <w:r w:rsidRPr="00C01755">
        <w:rPr>
          <w:rFonts w:cs="Calibri" w:hint="cs"/>
          <w:vertAlign w:val="subscript"/>
        </w:rPr>
        <w:t>2</w:t>
      </w:r>
      <w:r w:rsidRPr="00C01755">
        <w:rPr>
          <w:rFonts w:cs="Calibri" w:hint="cs"/>
        </w:rPr>
        <w:t>MnFe-LDH (NFM) was synthesized using a coprecipitation method. Briefly, Ni(NO</w:t>
      </w:r>
      <w:r w:rsidRPr="00C01755">
        <w:rPr>
          <w:rFonts w:cs="Calibri" w:hint="cs"/>
          <w:vertAlign w:val="subscript"/>
        </w:rPr>
        <w:t>3</w:t>
      </w:r>
      <w:r w:rsidRPr="00C01755">
        <w:rPr>
          <w:rFonts w:cs="Calibri" w:hint="cs"/>
        </w:rPr>
        <w:t>)</w:t>
      </w:r>
      <w:r w:rsidRPr="00C01755">
        <w:rPr>
          <w:rFonts w:cs="Calibri" w:hint="cs"/>
          <w:vertAlign w:val="subscript"/>
        </w:rPr>
        <w:t>2</w:t>
      </w:r>
      <w:r w:rsidRPr="00C01755">
        <w:rPr>
          <w:rFonts w:cs="Calibri" w:hint="cs"/>
        </w:rPr>
        <w:t> ·6H</w:t>
      </w:r>
      <w:r w:rsidRPr="00C01755">
        <w:rPr>
          <w:rFonts w:cs="Calibri" w:hint="cs"/>
          <w:vertAlign w:val="subscript"/>
        </w:rPr>
        <w:t>2</w:t>
      </w:r>
      <w:r w:rsidRPr="00C01755">
        <w:rPr>
          <w:rFonts w:cs="Calibri" w:hint="cs"/>
        </w:rPr>
        <w:t>O (1.45 g), MnCl</w:t>
      </w:r>
      <w:r w:rsidRPr="00C01755">
        <w:rPr>
          <w:rFonts w:cs="Calibri" w:hint="cs"/>
          <w:vertAlign w:val="subscript"/>
        </w:rPr>
        <w:t>2</w:t>
      </w:r>
      <w:r w:rsidRPr="00C01755">
        <w:rPr>
          <w:rFonts w:cs="Calibri" w:hint="cs"/>
        </w:rPr>
        <w:t> ·4H</w:t>
      </w:r>
      <w:r w:rsidRPr="00C01755">
        <w:rPr>
          <w:rFonts w:cs="Calibri" w:hint="cs"/>
          <w:vertAlign w:val="subscript"/>
        </w:rPr>
        <w:t>2</w:t>
      </w:r>
      <w:r w:rsidRPr="00C01755">
        <w:rPr>
          <w:rFonts w:cs="Calibri" w:hint="cs"/>
        </w:rPr>
        <w:t>O (0.50 g), FeCl</w:t>
      </w:r>
      <w:r w:rsidRPr="00C01755">
        <w:rPr>
          <w:rFonts w:cs="Calibri" w:hint="cs"/>
          <w:vertAlign w:val="subscript"/>
        </w:rPr>
        <w:t>3 </w:t>
      </w:r>
      <w:r w:rsidRPr="00C01755">
        <w:rPr>
          <w:rFonts w:cs="Calibri" w:hint="cs"/>
        </w:rPr>
        <w:t>·6H</w:t>
      </w:r>
      <w:r w:rsidRPr="00C01755">
        <w:rPr>
          <w:rFonts w:cs="Calibri" w:hint="cs"/>
          <w:vertAlign w:val="subscript"/>
        </w:rPr>
        <w:t>2</w:t>
      </w:r>
      <w:r w:rsidRPr="00C01755">
        <w:rPr>
          <w:rFonts w:cs="Calibri" w:hint="cs"/>
        </w:rPr>
        <w:t xml:space="preserve">O (0.68 g) were dissolved in 100 mL of DI water under magnetic stirring. The precursor was then heated to +90 °C on a hot plate under continuous stirring at </w:t>
      </w:r>
      <w:r w:rsidR="00595EA1">
        <w:rPr>
          <w:rFonts w:cs="Calibri"/>
        </w:rPr>
        <w:t>3</w:t>
      </w:r>
      <w:r w:rsidRPr="00C01755">
        <w:rPr>
          <w:rFonts w:cs="Calibri" w:hint="cs"/>
        </w:rPr>
        <w:t>00</w:t>
      </w:r>
      <w:r w:rsidR="00595EA1">
        <w:rPr>
          <w:rFonts w:cs="Calibri" w:hint="eastAsia"/>
        </w:rPr>
        <w:t> </w:t>
      </w:r>
      <w:r w:rsidRPr="00C01755">
        <w:rPr>
          <w:rFonts w:cs="Calibri" w:hint="cs"/>
        </w:rPr>
        <w:t>rpm. Simultaneously, a mixed alkaline solution was prepared from NaOH (0.5 M) and Na</w:t>
      </w:r>
      <w:r w:rsidRPr="00C01755">
        <w:rPr>
          <w:rFonts w:cs="Calibri" w:hint="cs"/>
          <w:vertAlign w:val="subscript"/>
        </w:rPr>
        <w:t>2</w:t>
      </w:r>
      <w:r w:rsidRPr="00C01755">
        <w:rPr>
          <w:rFonts w:cs="Calibri" w:hint="cs"/>
        </w:rPr>
        <w:t>CO</w:t>
      </w:r>
      <w:r w:rsidRPr="00C01755">
        <w:rPr>
          <w:rFonts w:cs="Calibri" w:hint="cs"/>
          <w:vertAlign w:val="subscript"/>
        </w:rPr>
        <w:t xml:space="preserve">3 </w:t>
      </w:r>
      <w:r w:rsidRPr="00C01755">
        <w:rPr>
          <w:rFonts w:cs="Calibri" w:hint="cs"/>
        </w:rPr>
        <w:t>(0.1 M) and then added slowly to the metal precursor solution under stirring until the pH reached 8. The resulting suspension was further aged for 1 h under stirring at 90 °C. For pristine NFM-LDH, the suspension was washed four times with DI water and twice with ethanol, followed by drying at 60 °C in a vacuum oven. For composite preparation, the unwashed NFM-LDH suspension was retained and used directly to preserve the colloidal state of the LDH particles.</w:t>
      </w:r>
    </w:p>
    <w:p w14:paraId="16D1DD94" w14:textId="1658BCBD" w:rsidR="002344EB" w:rsidRDefault="00445942">
      <w:pPr>
        <w:spacing w:after="0" w:line="480" w:lineRule="auto"/>
        <w:rPr>
          <w:rFonts w:cs="Calibri"/>
        </w:rPr>
      </w:pPr>
      <w:r w:rsidRPr="00C01755">
        <w:rPr>
          <w:rFonts w:cs="Calibri" w:hint="cs"/>
          <w:b/>
        </w:rPr>
        <w:t>Synthesis of Ni</w:t>
      </w:r>
      <w:r w:rsidRPr="00C01755">
        <w:rPr>
          <w:rFonts w:cs="Calibri" w:hint="cs"/>
          <w:b/>
          <w:vertAlign w:val="subscript"/>
        </w:rPr>
        <w:t>2</w:t>
      </w:r>
      <w:r w:rsidRPr="00C01755">
        <w:rPr>
          <w:rFonts w:cs="Calibri" w:hint="cs"/>
          <w:b/>
        </w:rPr>
        <w:t>MnFe-LDH/Ti</w:t>
      </w:r>
      <w:r w:rsidRPr="00C01755">
        <w:rPr>
          <w:rFonts w:cs="Calibri" w:hint="cs"/>
          <w:b/>
          <w:vertAlign w:val="subscript"/>
        </w:rPr>
        <w:t>3</w:t>
      </w:r>
      <w:r w:rsidRPr="00C01755">
        <w:rPr>
          <w:rFonts w:cs="Calibri" w:hint="cs"/>
          <w:b/>
        </w:rPr>
        <w:t>C</w:t>
      </w:r>
      <w:r w:rsidRPr="00C01755">
        <w:rPr>
          <w:rFonts w:cs="Calibri" w:hint="cs"/>
          <w:b/>
          <w:vertAlign w:val="subscript"/>
        </w:rPr>
        <w:t>2</w:t>
      </w:r>
      <w:r w:rsidRPr="00C01755">
        <w:rPr>
          <w:rFonts w:cs="Calibri" w:hint="cs"/>
          <w:b/>
        </w:rPr>
        <w:t>T</w:t>
      </w:r>
      <w:r w:rsidRPr="00C01755">
        <w:rPr>
          <w:rFonts w:cs="Calibri" w:hint="cs"/>
          <w:b/>
          <w:vertAlign w:val="subscript"/>
        </w:rPr>
        <w:t>x</w:t>
      </w:r>
      <w:r w:rsidRPr="00C01755">
        <w:rPr>
          <w:rFonts w:cs="Calibri" w:hint="cs"/>
          <w:b/>
        </w:rPr>
        <w:t xml:space="preserve"> MXene</w:t>
      </w:r>
      <w:r w:rsidRPr="00C01755">
        <w:rPr>
          <w:rFonts w:cs="Calibri" w:hint="cs"/>
        </w:rPr>
        <w:t>. The optimized NFM-LDH/Ti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(NFM-MX) composite was prepared by mixing exfoliated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dispersion (0.5 mg mL</w:t>
      </w:r>
      <w:r w:rsidRPr="00C01755">
        <w:rPr>
          <w:rFonts w:cs="Calibri" w:hint="cs"/>
          <w:vertAlign w:val="superscript"/>
        </w:rPr>
        <w:t>-1</w:t>
      </w:r>
      <w:r w:rsidRPr="00C01755">
        <w:rPr>
          <w:rFonts w:cs="Calibri" w:hint="cs"/>
        </w:rPr>
        <w:t>) with the freshly prepared unwashed NFM-LDH suspension at a volume ratio of 80:20, respectively</w:t>
      </w:r>
      <w:r w:rsidR="00C873A9" w:rsidRPr="00C01755">
        <w:rPr>
          <w:rFonts w:cs="Calibri" w:hint="cs"/>
        </w:rPr>
        <w:t xml:space="preserve">. </w:t>
      </w:r>
      <w:r w:rsidRPr="00C01755">
        <w:rPr>
          <w:rFonts w:cs="Calibri" w:hint="cs"/>
        </w:rPr>
        <w:t xml:space="preserve">The mixture was stirred for 1 h to promote interaction between the MXene flakes and NFM-LDH. The resulting NFM-MX composite was then washed repeatedly </w:t>
      </w:r>
      <w:r w:rsidR="001F7E3B">
        <w:rPr>
          <w:rFonts w:cs="Calibri"/>
        </w:rPr>
        <w:t xml:space="preserve">by </w:t>
      </w:r>
      <w:r w:rsidR="001F7E3B" w:rsidRPr="001F7E3B">
        <w:rPr>
          <w:rFonts w:cs="Calibri"/>
        </w:rPr>
        <w:t>centrifu</w:t>
      </w:r>
      <w:r w:rsidR="001F7E3B">
        <w:rPr>
          <w:rFonts w:cs="Calibri"/>
        </w:rPr>
        <w:t>ging</w:t>
      </w:r>
      <w:r w:rsidR="001F7E3B" w:rsidRPr="001F7E3B">
        <w:rPr>
          <w:rFonts w:cs="Calibri"/>
        </w:rPr>
        <w:t xml:space="preserve"> for 10</w:t>
      </w:r>
      <w:r w:rsidR="00F776EE">
        <w:rPr>
          <w:rFonts w:cs="Calibri"/>
        </w:rPr>
        <w:t> </w:t>
      </w:r>
      <w:r w:rsidR="001F7E3B" w:rsidRPr="001F7E3B">
        <w:rPr>
          <w:rFonts w:cs="Calibri"/>
        </w:rPr>
        <w:t>min at 5000</w:t>
      </w:r>
      <w:r w:rsidR="00F776EE">
        <w:rPr>
          <w:rFonts w:cs="Calibri"/>
        </w:rPr>
        <w:t> </w:t>
      </w:r>
      <w:r w:rsidR="001F7E3B" w:rsidRPr="001F7E3B">
        <w:rPr>
          <w:rFonts w:cs="Calibri"/>
        </w:rPr>
        <w:t>rpm</w:t>
      </w:r>
      <w:r w:rsidR="001F7E3B">
        <w:rPr>
          <w:rFonts w:cs="Calibri"/>
        </w:rPr>
        <w:t xml:space="preserve"> </w:t>
      </w:r>
      <w:r w:rsidRPr="00C01755">
        <w:rPr>
          <w:rFonts w:cs="Calibri" w:hint="cs"/>
        </w:rPr>
        <w:t xml:space="preserve">with DI water and </w:t>
      </w:r>
      <w:r w:rsidRPr="00C01755">
        <w:rPr>
          <w:rFonts w:cs="Calibri" w:hint="cs"/>
        </w:rPr>
        <w:lastRenderedPageBreak/>
        <w:t>ethanol to remove residual free ions and unreacted salts.</w:t>
      </w:r>
      <w:r w:rsidR="00B802F4" w:rsidRPr="00B802F4">
        <w:rPr>
          <w:rFonts w:cs="Calibri" w:hint="cs"/>
        </w:rPr>
        <w:t xml:space="preserve"> </w:t>
      </w:r>
      <w:r w:rsidR="00B802F4" w:rsidRPr="00C01755">
        <w:rPr>
          <w:rFonts w:cs="Calibri" w:hint="cs"/>
        </w:rPr>
        <w:t>The suspension was subsequently sonicated for 30 min to improve dispersion and facilitate electrostatic self-assembly between negatively charged Ti</w:t>
      </w:r>
      <w:r w:rsidR="00B802F4" w:rsidRPr="00C01755">
        <w:rPr>
          <w:rFonts w:cs="Calibri" w:hint="cs"/>
          <w:vertAlign w:val="subscript"/>
        </w:rPr>
        <w:t>3</w:t>
      </w:r>
      <w:r w:rsidR="00B802F4" w:rsidRPr="00C01755">
        <w:rPr>
          <w:rFonts w:cs="Calibri" w:hint="cs"/>
        </w:rPr>
        <w:t>C</w:t>
      </w:r>
      <w:r w:rsidR="00B802F4" w:rsidRPr="00C01755">
        <w:rPr>
          <w:rFonts w:cs="Calibri" w:hint="cs"/>
          <w:vertAlign w:val="subscript"/>
        </w:rPr>
        <w:t>2</w:t>
      </w:r>
      <w:r w:rsidR="00B802F4" w:rsidRPr="00C01755">
        <w:rPr>
          <w:rFonts w:cs="Calibri" w:hint="cs"/>
        </w:rPr>
        <w:t>T</w:t>
      </w:r>
      <w:r w:rsidR="00B802F4" w:rsidRPr="00C01755">
        <w:rPr>
          <w:rFonts w:cs="Calibri" w:hint="cs"/>
          <w:vertAlign w:val="subscript"/>
        </w:rPr>
        <w:t>x</w:t>
      </w:r>
      <w:r w:rsidR="00B802F4" w:rsidRPr="00C01755">
        <w:rPr>
          <w:rFonts w:cs="Calibri" w:hint="cs"/>
        </w:rPr>
        <w:t xml:space="preserve"> MXene sheets and positively charged NFM-LDH</w:t>
      </w:r>
      <w:r w:rsidR="00B802F4">
        <w:rPr>
          <w:rFonts w:cs="Calibri"/>
        </w:rPr>
        <w:t>.</w:t>
      </w:r>
    </w:p>
    <w:p w14:paraId="65F5509D" w14:textId="77777777" w:rsidR="00B802F4" w:rsidRPr="00C01755" w:rsidRDefault="00B802F4">
      <w:pPr>
        <w:spacing w:after="0" w:line="480" w:lineRule="auto"/>
        <w:rPr>
          <w:rFonts w:cs="Calibri"/>
        </w:rPr>
      </w:pPr>
    </w:p>
    <w:p w14:paraId="0C2E3F73" w14:textId="77777777" w:rsidR="002344EB" w:rsidRPr="00C01755" w:rsidRDefault="00445942">
      <w:pPr>
        <w:pStyle w:val="Heading1"/>
        <w:numPr>
          <w:ilvl w:val="1"/>
          <w:numId w:val="2"/>
        </w:numPr>
        <w:tabs>
          <w:tab w:val="left" w:pos="567"/>
        </w:tabs>
        <w:spacing w:before="0" w:after="0" w:line="480" w:lineRule="auto"/>
        <w:ind w:left="567" w:hanging="567"/>
        <w:rPr>
          <w:rFonts w:ascii="Calibri" w:hAnsi="Calibri" w:cs="Calibri"/>
          <w:b/>
          <w:bCs/>
          <w:color w:val="000000" w:themeColor="text1"/>
          <w:sz w:val="24"/>
          <w:szCs w:val="24"/>
        </w:rPr>
      </w:pPr>
      <w:r w:rsidRPr="00C01755">
        <w:rPr>
          <w:rFonts w:ascii="Calibri" w:hAnsi="Calibri" w:cs="Calibri" w:hint="cs"/>
          <w:b/>
          <w:bCs/>
          <w:color w:val="000000" w:themeColor="text1"/>
          <w:sz w:val="24"/>
          <w:szCs w:val="24"/>
        </w:rPr>
        <w:t>Material Characterizations</w:t>
      </w:r>
    </w:p>
    <w:p w14:paraId="6544D998" w14:textId="4125E3AE" w:rsidR="002344EB" w:rsidRPr="00C01755" w:rsidRDefault="00445942">
      <w:pPr>
        <w:spacing w:after="0" w:line="480" w:lineRule="auto"/>
        <w:rPr>
          <w:rFonts w:cs="Calibri"/>
        </w:rPr>
      </w:pPr>
      <w:r w:rsidRPr="00C01755">
        <w:rPr>
          <w:rFonts w:cs="Calibri" w:hint="cs"/>
        </w:rPr>
        <w:t xml:space="preserve">Scanning electron microscopy (ZEISS GEMINI 500) was used to analyze the morphologies of the nanostructures. The same instrument is equipped with energy-dispersive X-ray spectroscopy (EDX) detector from Oxford instruments which was used to further utilize to examine the materials elemental distributions. An accelerating voltage of 1 kV and 5 kV was used for imaging and EDX spectroscopy respectively. The crystal structure and phase of the materials was analyze using the D8 Discover diffractometer (Brucker AXS) with Cu Kα radiation (λ = 1.5406 Å, 40 kV, 40 mA). A Göbel mirror was used to focus the X-ray beam to an approximately 1 mm spot size, and diffraction signals were collected with an EIGER2 two-dimensional detector. Patterns were recorded over a 2θ range of 2° to 80° in continuous mode using a step size of 0.019° and a counting time of 1 s per step. Samples were mounted on a 0.5 mm deep glass holder, and the collected diffraction patterns were normalized </w:t>
      </w:r>
      <w:r w:rsidR="00DE2C7C">
        <w:rPr>
          <w:rFonts w:cs="Calibri"/>
        </w:rPr>
        <w:t>by intensity for comparison.</w:t>
      </w:r>
      <w:r w:rsidRPr="00C01755">
        <w:rPr>
          <w:rFonts w:cs="Calibri" w:hint="cs"/>
        </w:rPr>
        <w:t xml:space="preserve"> </w:t>
      </w:r>
    </w:p>
    <w:p w14:paraId="552AD7DE" w14:textId="77777777" w:rsidR="00F00C67" w:rsidRPr="00C01755" w:rsidRDefault="00F00C67">
      <w:pPr>
        <w:spacing w:after="0" w:line="480" w:lineRule="auto"/>
        <w:rPr>
          <w:rFonts w:cs="Calibri"/>
        </w:rPr>
      </w:pPr>
    </w:p>
    <w:p w14:paraId="028B2833" w14:textId="77777777" w:rsidR="002344EB" w:rsidRPr="00C01755" w:rsidRDefault="00445942">
      <w:pPr>
        <w:pStyle w:val="Heading1"/>
        <w:numPr>
          <w:ilvl w:val="1"/>
          <w:numId w:val="2"/>
        </w:numPr>
        <w:tabs>
          <w:tab w:val="left" w:pos="567"/>
        </w:tabs>
        <w:spacing w:before="0" w:after="0" w:line="480" w:lineRule="auto"/>
        <w:ind w:left="567" w:hanging="567"/>
        <w:rPr>
          <w:rFonts w:ascii="Calibri" w:hAnsi="Calibri" w:cs="Calibri"/>
          <w:b/>
          <w:bCs/>
          <w:color w:val="000000" w:themeColor="text1"/>
          <w:sz w:val="24"/>
          <w:szCs w:val="24"/>
        </w:rPr>
      </w:pPr>
      <w:r w:rsidRPr="00C01755">
        <w:rPr>
          <w:rFonts w:ascii="Calibri" w:hAnsi="Calibri" w:cs="Calibri" w:hint="cs"/>
          <w:b/>
          <w:bCs/>
          <w:color w:val="000000" w:themeColor="text1"/>
          <w:sz w:val="24"/>
          <w:szCs w:val="24"/>
        </w:rPr>
        <w:t>Electrode preparation and electrochemical characterization</w:t>
      </w:r>
    </w:p>
    <w:p w14:paraId="16AFAB05" w14:textId="4F9FB85C" w:rsidR="008F696B" w:rsidRDefault="00647D4C">
      <w:pPr>
        <w:spacing w:after="0" w:line="480" w:lineRule="auto"/>
        <w:rPr>
          <w:rFonts w:cs="Calibri"/>
        </w:rPr>
      </w:pPr>
      <w:r w:rsidRPr="00647D4C">
        <w:rPr>
          <w:rFonts w:cs="Calibri"/>
        </w:rPr>
        <w:t>To understand the interfacial charge transfer and electrochemical response of synthesized materials, electrode was prepared</w:t>
      </w:r>
      <w:r w:rsidR="00F00C67">
        <w:rPr>
          <w:rFonts w:cs="Calibri"/>
        </w:rPr>
        <w:t xml:space="preserve"> </w:t>
      </w:r>
      <w:r w:rsidRPr="00647D4C">
        <w:rPr>
          <w:rFonts w:cs="Calibri"/>
        </w:rPr>
        <w:t xml:space="preserve">using coating method. The electrode consisted of synthesized active material (80 mass%), Super C65 (10 mass%) and polyvinylidene fluoride (10 mass%) were grounded and mixed in mortar and then N-methyl-2-pyrrolidone (NMP) was injected dropwise to make the uniform slurry. It was further milled using speed mixer at 800 rpm for 30 minutes. Then, the electrode slurry was cast onto the graphite foil using laboratory doctor blade </w:t>
      </w:r>
      <w:r w:rsidRPr="00647D4C">
        <w:rPr>
          <w:rFonts w:cs="Calibri"/>
        </w:rPr>
        <w:lastRenderedPageBreak/>
        <w:t>of 200 µM film thickness. The film was dried in vacuum oven at 60 °C for 24</w:t>
      </w:r>
      <w:r w:rsidR="0017174F">
        <w:rPr>
          <w:rFonts w:cs="Calibri"/>
        </w:rPr>
        <w:t> </w:t>
      </w:r>
      <w:r w:rsidRPr="00647D4C">
        <w:rPr>
          <w:rFonts w:cs="Calibri"/>
        </w:rPr>
        <w:t>h and then 12</w:t>
      </w:r>
      <w:r w:rsidR="0017174F">
        <w:rPr>
          <w:rFonts w:cs="Calibri"/>
        </w:rPr>
        <w:t> </w:t>
      </w:r>
      <w:r w:rsidRPr="00647D4C">
        <w:rPr>
          <w:rFonts w:cs="Calibri"/>
        </w:rPr>
        <w:t>mm diameter circular electrodes were punched out.</w:t>
      </w:r>
      <w:r w:rsidR="008169ED">
        <w:rPr>
          <w:rFonts w:cs="Calibri"/>
        </w:rPr>
        <w:t xml:space="preserve"> </w:t>
      </w:r>
      <w:r w:rsidRPr="00647D4C">
        <w:rPr>
          <w:rFonts w:cs="Calibri"/>
        </w:rPr>
        <w:t>The electrochemical performance of the resulting electrodes was evaluated in</w:t>
      </w:r>
      <w:r w:rsidR="008169ED">
        <w:rPr>
          <w:rFonts w:cs="Calibri"/>
        </w:rPr>
        <w:t xml:space="preserve"> </w:t>
      </w:r>
      <w:r w:rsidRPr="00647D4C">
        <w:rPr>
          <w:rFonts w:cs="Calibri"/>
        </w:rPr>
        <w:t>PEEK</w:t>
      </w:r>
      <w:r w:rsidR="008169ED">
        <w:rPr>
          <w:rFonts w:cs="Calibri"/>
        </w:rPr>
        <w:t xml:space="preserve"> </w:t>
      </w:r>
      <w:r w:rsidRPr="00647D4C">
        <w:rPr>
          <w:rFonts w:cs="Calibri"/>
        </w:rPr>
        <w:t>cells</w:t>
      </w:r>
      <w:r w:rsidR="008169ED">
        <w:rPr>
          <w:rFonts w:cs="Calibri"/>
        </w:rPr>
        <w:t xml:space="preserve"> </w:t>
      </w:r>
      <w:r w:rsidRPr="00647D4C">
        <w:rPr>
          <w:rFonts w:cs="Calibri"/>
        </w:rPr>
        <w:t>with three electrodes set up of</w:t>
      </w:r>
      <w:r w:rsidR="008169ED">
        <w:rPr>
          <w:rFonts w:cs="Calibri"/>
        </w:rPr>
        <w:t xml:space="preserve"> </w:t>
      </w:r>
      <w:r w:rsidRPr="00647D4C">
        <w:rPr>
          <w:rFonts w:cs="Calibri"/>
        </w:rPr>
        <w:t>oversized</w:t>
      </w:r>
      <w:r w:rsidR="008169ED">
        <w:rPr>
          <w:rFonts w:cs="Calibri"/>
        </w:rPr>
        <w:t xml:space="preserve"> </w:t>
      </w:r>
      <w:r w:rsidRPr="00647D4C">
        <w:rPr>
          <w:rFonts w:cs="Calibri"/>
        </w:rPr>
        <w:t>activated carbon (YP80F)</w:t>
      </w:r>
      <w:r w:rsidR="008169ED">
        <w:rPr>
          <w:rFonts w:cs="Calibri"/>
        </w:rPr>
        <w:t xml:space="preserve"> </w:t>
      </w:r>
      <w:r w:rsidR="00A333EF">
        <w:rPr>
          <w:rFonts w:cs="Calibri"/>
        </w:rPr>
        <w:t xml:space="preserve">which </w:t>
      </w:r>
      <w:r w:rsidR="008169ED">
        <w:rPr>
          <w:rFonts w:cs="Calibri"/>
        </w:rPr>
        <w:t>was</w:t>
      </w:r>
      <w:r w:rsidR="00A333EF">
        <w:rPr>
          <w:rFonts w:cs="Calibri"/>
        </w:rPr>
        <w:t xml:space="preserve"> </w:t>
      </w:r>
      <w:r w:rsidR="00A333EF" w:rsidRPr="00A333EF">
        <w:rPr>
          <w:rFonts w:cs="Calibri"/>
        </w:rPr>
        <w:t>prepared by mixing activated carbon and PTFE binder in a 90</w:t>
      </w:r>
      <w:r w:rsidR="00A333EF">
        <w:rPr>
          <w:rFonts w:cs="Calibri"/>
        </w:rPr>
        <w:t>:</w:t>
      </w:r>
      <w:r w:rsidR="00A333EF" w:rsidRPr="00A333EF">
        <w:rPr>
          <w:rFonts w:cs="Calibri"/>
        </w:rPr>
        <w:t>10 mass ratio in ethanol, rolling the paste to 600</w:t>
      </w:r>
      <w:r w:rsidR="00A333EF">
        <w:rPr>
          <w:rFonts w:cs="Calibri"/>
        </w:rPr>
        <w:t> </w:t>
      </w:r>
      <w:r w:rsidR="00A333EF" w:rsidRPr="00A333EF">
        <w:rPr>
          <w:rFonts w:cs="Calibri"/>
        </w:rPr>
        <w:t>µm thickness, and vacuum-drying overnight at 80 °C</w:t>
      </w:r>
      <w:r w:rsidR="00A333EF">
        <w:rPr>
          <w:rFonts w:cs="Calibri"/>
        </w:rPr>
        <w:t xml:space="preserve"> </w:t>
      </w:r>
      <w:r w:rsidR="0077112D">
        <w:rPr>
          <w:rFonts w:cs="Calibri"/>
        </w:rPr>
        <w:t xml:space="preserve">which </w:t>
      </w:r>
      <w:r w:rsidRPr="00647D4C">
        <w:rPr>
          <w:rFonts w:cs="Calibri"/>
        </w:rPr>
        <w:t>served</w:t>
      </w:r>
      <w:r w:rsidR="008169ED">
        <w:rPr>
          <w:rFonts w:cs="Calibri"/>
        </w:rPr>
        <w:t xml:space="preserve"> </w:t>
      </w:r>
      <w:r w:rsidRPr="00647D4C">
        <w:rPr>
          <w:rFonts w:cs="Calibri"/>
        </w:rPr>
        <w:t xml:space="preserve">as counter </w:t>
      </w:r>
      <w:r w:rsidR="0077112D">
        <w:rPr>
          <w:rFonts w:cs="Calibri"/>
        </w:rPr>
        <w:t xml:space="preserve">electrode </w:t>
      </w:r>
      <w:r w:rsidRPr="00647D4C">
        <w:rPr>
          <w:rFonts w:cs="Calibri"/>
        </w:rPr>
        <w:t>and Ag/AgCl as reference electrode in</w:t>
      </w:r>
      <w:r w:rsidR="008169ED">
        <w:rPr>
          <w:rFonts w:cs="Calibri"/>
        </w:rPr>
        <w:t xml:space="preserve"> </w:t>
      </w:r>
      <w:r w:rsidRPr="00647D4C">
        <w:rPr>
          <w:rFonts w:cs="Calibri"/>
        </w:rPr>
        <w:t>1</w:t>
      </w:r>
      <w:r w:rsidR="00A333EF">
        <w:rPr>
          <w:rFonts w:cs="Calibri"/>
        </w:rPr>
        <w:t> </w:t>
      </w:r>
      <w:r w:rsidRPr="00647D4C">
        <w:rPr>
          <w:rFonts w:cs="Calibri"/>
        </w:rPr>
        <w:t>M NaCl</w:t>
      </w:r>
      <w:r w:rsidR="008169ED">
        <w:rPr>
          <w:rFonts w:cs="Calibri"/>
        </w:rPr>
        <w:t xml:space="preserve"> </w:t>
      </w:r>
      <w:r w:rsidRPr="00647D4C">
        <w:rPr>
          <w:rFonts w:cs="Calibri"/>
        </w:rPr>
        <w:t>as</w:t>
      </w:r>
      <w:r w:rsidR="008169ED">
        <w:rPr>
          <w:rFonts w:cs="Calibri"/>
        </w:rPr>
        <w:t xml:space="preserve"> </w:t>
      </w:r>
      <w:r w:rsidRPr="00647D4C">
        <w:rPr>
          <w:rFonts w:cs="Calibri"/>
        </w:rPr>
        <w:t>the electrolyte. Cyclic Voltammetry (CV)</w:t>
      </w:r>
      <w:r w:rsidR="008169ED">
        <w:rPr>
          <w:rFonts w:cs="Calibri"/>
        </w:rPr>
        <w:t xml:space="preserve"> </w:t>
      </w:r>
      <w:r w:rsidRPr="00647D4C">
        <w:rPr>
          <w:rFonts w:cs="Calibri"/>
        </w:rPr>
        <w:t>and</w:t>
      </w:r>
      <w:r w:rsidR="008169ED">
        <w:rPr>
          <w:rFonts w:cs="Calibri"/>
        </w:rPr>
        <w:t xml:space="preserve"> </w:t>
      </w:r>
      <w:r w:rsidRPr="00647D4C">
        <w:rPr>
          <w:rFonts w:cs="Calibri"/>
        </w:rPr>
        <w:t>Electrochemical Impedance spectroscopy (EIS) performance</w:t>
      </w:r>
      <w:r w:rsidR="008169ED">
        <w:rPr>
          <w:rFonts w:cs="Calibri"/>
        </w:rPr>
        <w:t xml:space="preserve"> </w:t>
      </w:r>
      <w:r w:rsidRPr="00647D4C">
        <w:rPr>
          <w:rFonts w:cs="Calibri"/>
        </w:rPr>
        <w:t>measurements were</w:t>
      </w:r>
      <w:r w:rsidR="008169ED">
        <w:rPr>
          <w:rFonts w:cs="Calibri"/>
        </w:rPr>
        <w:t xml:space="preserve"> </w:t>
      </w:r>
      <w:r w:rsidRPr="00647D4C">
        <w:rPr>
          <w:rFonts w:cs="Calibri"/>
        </w:rPr>
        <w:t>conducted using</w:t>
      </w:r>
      <w:r w:rsidR="008169ED">
        <w:rPr>
          <w:rFonts w:cs="Calibri"/>
        </w:rPr>
        <w:t xml:space="preserve"> </w:t>
      </w:r>
      <w:r w:rsidR="00AC1D5F" w:rsidRPr="00AC1D5F">
        <w:rPr>
          <w:rFonts w:cs="Calibri"/>
        </w:rPr>
        <w:t>VSP300 potentiostat/galvanostat (Bio-Logic</w:t>
      </w:r>
      <w:r w:rsidR="00AC1D5F">
        <w:rPr>
          <w:rFonts w:cs="Calibri"/>
        </w:rPr>
        <w:t>)</w:t>
      </w:r>
      <w:r w:rsidRPr="00647D4C">
        <w:rPr>
          <w:rFonts w:cs="Calibri"/>
        </w:rPr>
        <w:t>. The CV measurements were conducted over a range of -0.3</w:t>
      </w:r>
      <w:r w:rsidR="00417019">
        <w:rPr>
          <w:rFonts w:cs="Calibri"/>
        </w:rPr>
        <w:t> </w:t>
      </w:r>
      <w:r w:rsidRPr="00647D4C">
        <w:rPr>
          <w:rFonts w:cs="Calibri"/>
        </w:rPr>
        <w:t>V to 0.5</w:t>
      </w:r>
      <w:r w:rsidR="00417019">
        <w:rPr>
          <w:rFonts w:cs="Calibri"/>
        </w:rPr>
        <w:t> </w:t>
      </w:r>
      <w:r w:rsidRPr="00647D4C">
        <w:rPr>
          <w:rFonts w:cs="Calibri"/>
        </w:rPr>
        <w:t>V at 5 to 100</w:t>
      </w:r>
      <w:r w:rsidR="00417019">
        <w:rPr>
          <w:rFonts w:cs="Calibri"/>
        </w:rPr>
        <w:t> </w:t>
      </w:r>
      <w:r w:rsidRPr="00647D4C">
        <w:rPr>
          <w:rFonts w:cs="Calibri"/>
        </w:rPr>
        <w:t>mVs</w:t>
      </w:r>
      <w:r w:rsidRPr="00647D4C">
        <w:rPr>
          <w:rFonts w:cs="Calibri"/>
          <w:vertAlign w:val="superscript"/>
        </w:rPr>
        <w:t>-1 </w:t>
      </w:r>
      <w:r w:rsidRPr="00647D4C">
        <w:rPr>
          <w:rFonts w:cs="Calibri"/>
        </w:rPr>
        <w:t>.Electrochemical impedance spectroscopy (EIS) was measured in the frequency range of 100</w:t>
      </w:r>
      <w:r w:rsidR="00417019">
        <w:rPr>
          <w:rFonts w:cs="Calibri"/>
        </w:rPr>
        <w:t> </w:t>
      </w:r>
      <w:r w:rsidRPr="00647D4C">
        <w:rPr>
          <w:rFonts w:cs="Calibri"/>
        </w:rPr>
        <w:t>kHz to 1</w:t>
      </w:r>
      <w:r w:rsidR="00417019">
        <w:rPr>
          <w:rFonts w:cs="Calibri"/>
        </w:rPr>
        <w:t> </w:t>
      </w:r>
      <w:r w:rsidRPr="00647D4C">
        <w:rPr>
          <w:rFonts w:cs="Calibri"/>
        </w:rPr>
        <w:t>mHz</w:t>
      </w:r>
      <w:r w:rsidR="002E3144">
        <w:rPr>
          <w:rFonts w:cs="Calibri"/>
        </w:rPr>
        <w:t xml:space="preserve"> at open circuit potential</w:t>
      </w:r>
      <w:r w:rsidRPr="00647D4C">
        <w:rPr>
          <w:rFonts w:cs="Calibri"/>
        </w:rPr>
        <w:t>.</w:t>
      </w:r>
      <w:r>
        <w:rPr>
          <w:rFonts w:cs="Calibri"/>
        </w:rPr>
        <w:t xml:space="preserve"> </w:t>
      </w:r>
    </w:p>
    <w:p w14:paraId="5D212349" w14:textId="207A5C66" w:rsidR="002344EB" w:rsidRDefault="002E3144">
      <w:pPr>
        <w:spacing w:after="0" w:line="480" w:lineRule="auto"/>
        <w:rPr>
          <w:rFonts w:cs="Calibri"/>
        </w:rPr>
      </w:pPr>
      <w:r>
        <w:rPr>
          <w:rFonts w:cs="Calibri"/>
        </w:rPr>
        <w:t xml:space="preserve">Dopamine Sensing performance </w:t>
      </w:r>
      <w:r w:rsidR="008F696B">
        <w:rPr>
          <w:rFonts w:cs="Calibri"/>
        </w:rPr>
        <w:t xml:space="preserve">evaluated </w:t>
      </w:r>
      <w:r w:rsidR="001A63AB">
        <w:rPr>
          <w:rFonts w:cs="Calibri"/>
        </w:rPr>
        <w:t xml:space="preserve">by modifying the commercial </w:t>
      </w:r>
      <w:r w:rsidR="001A63AB" w:rsidRPr="00C01755">
        <w:rPr>
          <w:rFonts w:cs="Calibri" w:hint="cs"/>
        </w:rPr>
        <w:t>screen-printed electrode</w:t>
      </w:r>
      <w:r w:rsidR="00445942" w:rsidRPr="00C01755">
        <w:rPr>
          <w:rFonts w:cs="Calibri" w:hint="cs"/>
        </w:rPr>
        <w:t xml:space="preserve">. </w:t>
      </w:r>
      <w:r w:rsidR="00E86578">
        <w:rPr>
          <w:rFonts w:cs="Calibri"/>
        </w:rPr>
        <w:t>C</w:t>
      </w:r>
      <w:r w:rsidR="00445942" w:rsidRPr="00C01755">
        <w:rPr>
          <w:rFonts w:cs="Calibri" w:hint="cs"/>
        </w:rPr>
        <w:t>ommercially available screen-printed electrodes (SPE) were purchased from Micrux Technologies</w:t>
      </w:r>
      <w:r w:rsidR="002228D8">
        <w:rPr>
          <w:rFonts w:cs="Calibri"/>
        </w:rPr>
        <w:t xml:space="preserve"> (D2PE)</w:t>
      </w:r>
      <w:r w:rsidR="00445942" w:rsidRPr="00C01755">
        <w:rPr>
          <w:rFonts w:cs="Calibri" w:hint="cs"/>
        </w:rPr>
        <w:t xml:space="preserve"> for better experimental convenience and reproducibility. Sensing electrodes were fabricated by modifying the carbon </w:t>
      </w:r>
      <w:r w:rsidR="009B0ABF">
        <w:rPr>
          <w:rFonts w:cs="Calibri"/>
        </w:rPr>
        <w:t xml:space="preserve">working electrode </w:t>
      </w:r>
      <w:r w:rsidR="00445942" w:rsidRPr="00C01755">
        <w:rPr>
          <w:rFonts w:cs="Calibri" w:hint="cs"/>
        </w:rPr>
        <w:t xml:space="preserve"> by drop casting </w:t>
      </w:r>
      <w:r w:rsidR="008245E7">
        <w:rPr>
          <w:rFonts w:cs="Calibri"/>
        </w:rPr>
        <w:t>2</w:t>
      </w:r>
      <w:r w:rsidR="008245E7">
        <w:rPr>
          <w:rFonts w:cs="Calibri" w:hint="eastAsia"/>
        </w:rPr>
        <w:t> </w:t>
      </w:r>
      <w:r w:rsidR="00445942" w:rsidRPr="00C01755">
        <w:rPr>
          <w:rFonts w:cs="Calibri" w:hint="cs"/>
        </w:rPr>
        <w:t xml:space="preserve">µL of prepared suspension NFM-MX </w:t>
      </w:r>
      <w:r w:rsidR="00746FEC">
        <w:rPr>
          <w:rFonts w:cs="Calibri"/>
        </w:rPr>
        <w:t>onto the working</w:t>
      </w:r>
      <w:r w:rsidR="003D0C12">
        <w:rPr>
          <w:rFonts w:cs="Calibri"/>
        </w:rPr>
        <w:t xml:space="preserve"> area of </w:t>
      </w:r>
      <w:r w:rsidR="001F67C9">
        <w:rPr>
          <w:rFonts w:cs="Calibri"/>
        </w:rPr>
        <w:t>2.3 mm</w:t>
      </w:r>
      <w:r w:rsidR="001F67C9" w:rsidRPr="001F67C9">
        <w:rPr>
          <w:rFonts w:cs="Calibri"/>
          <w:vertAlign w:val="superscript"/>
        </w:rPr>
        <w:t>2</w:t>
      </w:r>
      <w:r w:rsidR="001F67C9">
        <w:rPr>
          <w:rFonts w:cs="Calibri"/>
          <w:vertAlign w:val="superscript"/>
        </w:rPr>
        <w:t xml:space="preserve">  </w:t>
      </w:r>
      <w:r w:rsidR="00445942" w:rsidRPr="00C01755">
        <w:rPr>
          <w:rFonts w:cs="Calibri" w:hint="cs"/>
        </w:rPr>
        <w:t xml:space="preserve">and drying under ambient conditions. </w:t>
      </w:r>
      <w:r w:rsidR="00E65197" w:rsidRPr="00E65197">
        <w:rPr>
          <w:rFonts w:cs="Calibri"/>
        </w:rPr>
        <w:t>The integrated Ag/AgCl and carbon electrodes served as the reference and counter electrodes, respectively, forming a three-electrode configuration. Cyclic voltammetry (CV)</w:t>
      </w:r>
      <w:r w:rsidR="00B97640">
        <w:rPr>
          <w:rFonts w:cs="Calibri"/>
        </w:rPr>
        <w:t xml:space="preserve"> </w:t>
      </w:r>
      <w:r w:rsidR="00E65197" w:rsidRPr="00E65197">
        <w:rPr>
          <w:rFonts w:cs="Calibri"/>
        </w:rPr>
        <w:t xml:space="preserve"> and differential pulse voltammetry (DPV) measurements were carried out in 0.1</w:t>
      </w:r>
      <w:r w:rsidR="00417019">
        <w:rPr>
          <w:rFonts w:cs="Calibri"/>
        </w:rPr>
        <w:t> </w:t>
      </w:r>
      <w:r w:rsidR="00E65197" w:rsidRPr="00E65197">
        <w:rPr>
          <w:rFonts w:cs="Calibri"/>
        </w:rPr>
        <w:t>M phosphate-buffered saline (PBS) using a Sensit BT potentiostat (PalmSens). For comparison, electrodes modified with MX, NFM-LDH, and NFM-MX were prepared using the same drop-casting procedure.</w:t>
      </w:r>
      <w:r w:rsidR="00E65197">
        <w:rPr>
          <w:rFonts w:cs="Calibri"/>
        </w:rPr>
        <w:t xml:space="preserve"> </w:t>
      </w:r>
    </w:p>
    <w:p w14:paraId="2149628B" w14:textId="77777777" w:rsidR="00E65197" w:rsidRPr="00C01755" w:rsidRDefault="00E65197">
      <w:pPr>
        <w:spacing w:after="0" w:line="480" w:lineRule="auto"/>
        <w:rPr>
          <w:rFonts w:cs="Calibri"/>
        </w:rPr>
      </w:pPr>
    </w:p>
    <w:p w14:paraId="5B538973" w14:textId="77777777" w:rsidR="002344EB" w:rsidRPr="00C01755" w:rsidRDefault="00445942">
      <w:pPr>
        <w:pStyle w:val="Heading1"/>
        <w:numPr>
          <w:ilvl w:val="1"/>
          <w:numId w:val="2"/>
        </w:numPr>
        <w:tabs>
          <w:tab w:val="left" w:pos="567"/>
        </w:tabs>
        <w:spacing w:before="0" w:after="0" w:line="480" w:lineRule="auto"/>
        <w:ind w:left="567" w:hanging="567"/>
        <w:rPr>
          <w:rFonts w:ascii="Calibri" w:hAnsi="Calibri" w:cs="Calibri"/>
          <w:b/>
          <w:bCs/>
          <w:color w:val="000000" w:themeColor="text1"/>
          <w:sz w:val="24"/>
          <w:szCs w:val="24"/>
        </w:rPr>
      </w:pPr>
      <w:r w:rsidRPr="00C01755">
        <w:rPr>
          <w:rFonts w:ascii="Calibri" w:hAnsi="Calibri" w:cs="Calibri" w:hint="cs"/>
          <w:b/>
          <w:bCs/>
          <w:color w:val="000000" w:themeColor="text1"/>
          <w:sz w:val="24"/>
          <w:szCs w:val="24"/>
        </w:rPr>
        <w:t>DFT Computational Methodology</w:t>
      </w:r>
    </w:p>
    <w:p w14:paraId="2ECCEA21" w14:textId="1A9462D3" w:rsidR="002344EB" w:rsidRPr="00C01755" w:rsidRDefault="00445942">
      <w:pPr>
        <w:spacing w:after="0" w:line="480" w:lineRule="auto"/>
        <w:rPr>
          <w:rFonts w:cs="Calibri"/>
        </w:rPr>
      </w:pPr>
      <w:r w:rsidRPr="00C01755">
        <w:rPr>
          <w:rFonts w:cs="Calibri" w:hint="cs"/>
        </w:rPr>
        <w:t xml:space="preserve">To get the atomic scale details of the interface between MXene and LDH, first principal density functional theory (DFT) calculations were performed to investigate the adsorption behavior and </w:t>
      </w:r>
      <w:r w:rsidRPr="00C01755">
        <w:rPr>
          <w:rFonts w:cs="Calibri" w:hint="cs"/>
        </w:rPr>
        <w:lastRenderedPageBreak/>
        <w:t>electronic interactions of dopamine (DA) on MXene and layered double hydroxide (LDH) surfaces. All calculations were carried out using the Vienna Ab initio Simulation Package (VASP) within the framework of the projector augmented wave (PAW) method</w:t>
      </w:r>
      <w:r w:rsidR="00185B09" w:rsidRPr="00C01755">
        <w:rPr>
          <w:rFonts w:cs="Calibri" w:hint="cs"/>
        </w:rPr>
        <w:t>.</w:t>
      </w:r>
      <w:r w:rsidR="00866B6A">
        <w:rPr>
          <w:rFonts w:cs="Calibri"/>
        </w:rPr>
        <w:fldChar w:fldCharType="begin"/>
      </w:r>
      <w:r w:rsidR="00035993">
        <w:rPr>
          <w:rFonts w:cs="Calibri"/>
        </w:rPr>
        <w:instrText xml:space="preserve"> ADDIN EN.CITE &lt;EndNote&gt;&lt;Cite&gt;&lt;Author&gt;Kresse&lt;/Author&gt;&lt;Year&gt;1996&lt;/Year&gt;&lt;RecNum&gt;34&lt;/RecNum&gt;&lt;DisplayText&gt;&lt;style face="superscript"&gt;34, 35&lt;/style&gt;&lt;/DisplayText&gt;&lt;record&gt;&lt;rec-number&gt;34&lt;/rec-number&gt;&lt;foreign-keys&gt;&lt;key app="EN" db-id="stetatp9d0x0d3eae0cps9vswvxrfvs0tr5d" timestamp="1781188119"&gt;34&lt;/key&gt;&lt;/foreign-keys&gt;&lt;ref-type name="Journal Article"&gt;17&lt;/ref-type&gt;&lt;contributors&gt;&lt;authors&gt;&lt;author&gt;G. Kresse&lt;/author&gt;&lt;author&gt;J. Furthmüller&lt;/author&gt;&lt;/authors&gt;&lt;/contributors&gt;&lt;titles&gt;&lt;title&gt;Efficiency of ab-initio total energy calculations for metals and semiconductors using a plane-wave basis set&lt;/title&gt;&lt;secondary-title&gt;Computational Materials Science&lt;/secondary-title&gt;&lt;/titles&gt;&lt;periodical&gt;&lt;full-title&gt;Computational Materials Science&lt;/full-title&gt;&lt;/periodical&gt;&lt;pages&gt;15-50&lt;/pages&gt;&lt;volume&gt;6&lt;/volume&gt;&lt;number&gt;1&lt;/number&gt;&lt;dates&gt;&lt;year&gt;1996&lt;/year&gt;&lt;/dates&gt;&lt;isbn&gt;0927-0256&lt;/isbn&gt;&lt;urls&gt;&lt;related-urls&gt;&lt;url&gt;https://www.sciencedirect.com/science/article/pii/0927025696000080&lt;/url&gt;&lt;/related-urls&gt;&lt;/urls&gt;&lt;electronic-resource-num&gt;https://doi.org/10.1016/0927-0256(96)00008-0&lt;/electronic-resource-num&gt;&lt;/record&gt;&lt;/Cite&gt;&lt;Cite&gt;&lt;Author&gt;Blöchl&lt;/Author&gt;&lt;Year&gt;1994&lt;/Year&gt;&lt;RecNum&gt;35&lt;/RecNum&gt;&lt;record&gt;&lt;rec-number&gt;35&lt;/rec-number&gt;&lt;foreign-keys&gt;&lt;key app="EN" db-id="stetatp9d0x0d3eae0cps9vswvxrfvs0tr5d" timestamp="1781188119"&gt;35&lt;/key&gt;&lt;/foreign-keys&gt;&lt;ref-type name="Journal Article"&gt;17&lt;/ref-type&gt;&lt;contributors&gt;&lt;authors&gt;&lt;author&gt;Blöchl, P. E.&lt;/author&gt;&lt;/authors&gt;&lt;/contributors&gt;&lt;titles&gt;&lt;title&gt;Projector augmented-wave method&lt;/title&gt;&lt;secondary-title&gt;Physical Review B&lt;/secondary-title&gt;&lt;/titles&gt;&lt;periodical&gt;&lt;full-title&gt;Physical Review B&lt;/full-title&gt;&lt;/periodical&gt;&lt;pages&gt;17953-17979&lt;/pages&gt;&lt;volume&gt;50&lt;/volume&gt;&lt;number&gt;24&lt;/number&gt;&lt;dates&gt;&lt;year&gt;1994&lt;/year&gt;&lt;pub-dates&gt;&lt;date&gt;12/15/&lt;/date&gt;&lt;/pub-dates&gt;&lt;/dates&gt;&lt;publisher&gt;American Physical Society&lt;/publisher&gt;&lt;urls&gt;&lt;related-urls&gt;&lt;url&gt;https://link.aps.org/doi/10.1103/PhysRevB.50.17953&lt;/url&gt;&lt;/related-urls&gt;&lt;/urls&gt;&lt;electronic-resource-num&gt;10.1103/PhysRevB.50.17953&lt;/electronic-resource-num&gt;&lt;/record&gt;&lt;/Cite&gt;&lt;/EndNote&gt;</w:instrText>
      </w:r>
      <w:r w:rsidR="00866B6A">
        <w:rPr>
          <w:rFonts w:cs="Calibri"/>
        </w:rPr>
        <w:fldChar w:fldCharType="separate"/>
      </w:r>
      <w:r w:rsidR="00FE3D4D" w:rsidRPr="00FE3D4D">
        <w:rPr>
          <w:rFonts w:cs="Calibri"/>
          <w:noProof/>
          <w:vertAlign w:val="superscript"/>
        </w:rPr>
        <w:t>34, 35</w:t>
      </w:r>
      <w:r w:rsidR="00866B6A">
        <w:rPr>
          <w:rFonts w:cs="Calibri"/>
        </w:rPr>
        <w:fldChar w:fldCharType="end"/>
      </w:r>
      <w:r w:rsidRPr="00C01755">
        <w:rPr>
          <w:rFonts w:cs="Calibri" w:hint="cs"/>
        </w:rPr>
        <w:t xml:space="preserve"> The exchange-correlation interactions were described using the Perdew Burke Ernzerhof (PBE) functional within the generalized gradient approximation (GGA)</w:t>
      </w:r>
      <w:r w:rsidR="00185B09" w:rsidRPr="00C01755">
        <w:rPr>
          <w:rFonts w:cs="Calibri" w:hint="cs"/>
        </w:rPr>
        <w:t>.</w:t>
      </w:r>
      <w:r w:rsidR="00895D45">
        <w:rPr>
          <w:rFonts w:cs="Calibri"/>
        </w:rPr>
        <w:fldChar w:fldCharType="begin"/>
      </w:r>
      <w:r w:rsidR="00035993">
        <w:rPr>
          <w:rFonts w:cs="Calibri"/>
        </w:rPr>
        <w:instrText xml:space="preserve"> ADDIN EN.CITE &lt;EndNote&gt;&lt;Cite&gt;&lt;Author&gt;Perdew&lt;/Author&gt;&lt;Year&gt;1992&lt;/Year&gt;&lt;RecNum&gt;36&lt;/RecNum&gt;&lt;DisplayText&gt;&lt;style face="superscript"&gt;36&lt;/style&gt;&lt;/DisplayText&gt;&lt;record&gt;&lt;rec-number&gt;36&lt;/rec-number&gt;&lt;foreign-keys&gt;&lt;key app="EN" db-id="stetatp9d0x0d3eae0cps9vswvxrfvs0tr5d" timestamp="1781188119"&gt;36&lt;/key&gt;&lt;/foreign-keys&gt;&lt;ref-type name="Journal Article"&gt;17&lt;/ref-type&gt;&lt;contributors&gt;&lt;authors&gt;&lt;author&gt;Perdew, John P.&lt;/author&gt;&lt;author&gt;Chevary, J. A.&lt;/author&gt;&lt;author&gt;Vosko, S. H.&lt;/author&gt;&lt;author&gt;Jackson, Koblar A.&lt;/author&gt;&lt;author&gt;Pederson, Mark R.&lt;/author&gt;&lt;author&gt;Singh, D. J.&lt;/author&gt;&lt;author&gt;Fiolhais, Carlos&lt;/author&gt;&lt;/authors&gt;&lt;/contributors&gt;&lt;titles&gt;&lt;title&gt;Atoms, molecules, solids, and surfaces: Applications of the generalized gradient approximation for exchange and correlation&lt;/title&gt;&lt;secondary-title&gt;Physical Review B&lt;/secondary-title&gt;&lt;/titles&gt;&lt;periodical&gt;&lt;full-title&gt;Physical Review B&lt;/full-title&gt;&lt;/periodical&gt;&lt;pages&gt;6671-6687&lt;/pages&gt;&lt;volume&gt;46&lt;/volume&gt;&lt;number&gt;11&lt;/number&gt;&lt;dates&gt;&lt;year&gt;1992&lt;/year&gt;&lt;pub-dates&gt;&lt;date&gt;09/15/&lt;/date&gt;&lt;/pub-dates&gt;&lt;/dates&gt;&lt;publisher&gt;American Physical Society&lt;/publisher&gt;&lt;urls&gt;&lt;related-urls&gt;&lt;url&gt;https://link.aps.org/doi/10.1103/PhysRevB.46.6671&lt;/url&gt;&lt;/related-urls&gt;&lt;/urls&gt;&lt;electronic-resource-num&gt;10.1103/PhysRevB.46.6671&lt;/electronic-resource-num&gt;&lt;/record&gt;&lt;/Cite&gt;&lt;/EndNote&gt;</w:instrText>
      </w:r>
      <w:r w:rsidR="00895D45">
        <w:rPr>
          <w:rFonts w:cs="Calibri"/>
        </w:rPr>
        <w:fldChar w:fldCharType="separate"/>
      </w:r>
      <w:r w:rsidR="00895D45" w:rsidRPr="00895D45">
        <w:rPr>
          <w:rFonts w:cs="Calibri"/>
          <w:noProof/>
          <w:vertAlign w:val="superscript"/>
        </w:rPr>
        <w:t>36</w:t>
      </w:r>
      <w:r w:rsidR="00895D45">
        <w:rPr>
          <w:rFonts w:cs="Calibri"/>
        </w:rPr>
        <w:fldChar w:fldCharType="end"/>
      </w:r>
      <w:r w:rsidRPr="00C01755">
        <w:rPr>
          <w:rFonts w:cs="Calibri" w:hint="cs"/>
        </w:rPr>
        <w:t xml:space="preserve"> A plane-wave energy cutoff of 500 eV was employed for all calculations. Geometry optimizations were performed using a Γ-centered Monkhorst-Pack k-point mesh of 1 × 1 × 1, while a denser 3 × 3 × 1 k-point grid was used for static calculations, including density of states (DOS) and charge density difference (CDD) analyses. All atomic positions and lattice parameters were relaxed until total energy converged to within 1 × 10</w:t>
      </w:r>
      <w:r w:rsidRPr="00C01755">
        <w:rPr>
          <w:rFonts w:cs="Calibri" w:hint="cs"/>
          <w:vertAlign w:val="superscript"/>
        </w:rPr>
        <w:t>-6</w:t>
      </w:r>
      <w:r w:rsidRPr="00C01755">
        <w:rPr>
          <w:rFonts w:cs="Calibri" w:hint="cs"/>
        </w:rPr>
        <w:t> eV, and the residual forces on each atom were less than 0.02 eVÅ⁻¹. To eliminate interactions between periodic images, a vacuum layer of approximately 15 Å was introduced along the surface in the normal direction. Van der Waals interactions, which are important for accurately describing adsorption phenomena, were included using the DFT-D3 method with Grimme’s correction</w:t>
      </w:r>
      <w:r w:rsidR="00185B09" w:rsidRPr="00C01755">
        <w:rPr>
          <w:rFonts w:cs="Calibri" w:hint="cs"/>
        </w:rPr>
        <w:t>.</w:t>
      </w:r>
      <w:r w:rsidR="00895D45">
        <w:rPr>
          <w:rFonts w:cs="Calibri"/>
        </w:rPr>
        <w:fldChar w:fldCharType="begin"/>
      </w:r>
      <w:r w:rsidR="00035993">
        <w:rPr>
          <w:rFonts w:cs="Calibri"/>
        </w:rPr>
        <w:instrText xml:space="preserve"> ADDIN EN.CITE &lt;EndNote&gt;&lt;Cite&gt;&lt;Author&gt;Grimme&lt;/Author&gt;&lt;Year&gt;2010&lt;/Year&gt;&lt;RecNum&gt;37&lt;/RecNum&gt;&lt;DisplayText&gt;&lt;style face="superscript"&gt;37&lt;/style&gt;&lt;/DisplayText&gt;&lt;record&gt;&lt;rec-number&gt;37&lt;/rec-number&gt;&lt;foreign-keys&gt;&lt;key app="EN" db-id="stetatp9d0x0d3eae0cps9vswvxrfvs0tr5d" timestamp="1781188119"&gt;37&lt;/key&gt;&lt;/foreign-keys&gt;&lt;ref-type name="Journal Article"&gt;17&lt;/ref-type&gt;&lt;contributors&gt;&lt;authors&gt;&lt;author&gt;Grimme, Stefan&lt;/author&gt;&lt;author&gt;Antony, Jens&lt;/author&gt;&lt;author&gt;Ehrlich, Stephan&lt;/author&gt;&lt;author&gt;Krieg, Helge&lt;/author&gt;&lt;/authors&gt;&lt;/contributors&gt;&lt;titles&gt;&lt;title&gt;A consistent and accurate ab initio parametrization of density functional dispersion correction (DFT-D) for the 94 elements H-Pu&lt;/title&gt;&lt;secondary-title&gt;The Journal of Chemical Physics&lt;/secondary-title&gt;&lt;/titles&gt;&lt;periodical&gt;&lt;full-title&gt;The Journal of Chemical Physics&lt;/full-title&gt;&lt;/periodical&gt;&lt;volume&gt;132&lt;/volume&gt;&lt;number&gt;15&lt;/number&gt;&lt;dates&gt;&lt;year&gt;2010&lt;/year&gt;&lt;/dates&gt;&lt;isbn&gt;0021-9606&lt;/isbn&gt;&lt;urls&gt;&lt;related-urls&gt;&lt;url&gt;https://doi.org/10.1063/1.3382344&lt;/url&gt;&lt;/related-urls&gt;&lt;/urls&gt;&lt;custom1&gt;154104&lt;/custom1&gt;&lt;electronic-resource-num&gt;10.1063/1.3382344&lt;/electronic-resource-num&gt;&lt;access-date&gt;6/8/2026&lt;/access-date&gt;&lt;/record&gt;&lt;/Cite&gt;&lt;/EndNote&gt;</w:instrText>
      </w:r>
      <w:r w:rsidR="00895D45">
        <w:rPr>
          <w:rFonts w:cs="Calibri"/>
        </w:rPr>
        <w:fldChar w:fldCharType="separate"/>
      </w:r>
      <w:r w:rsidR="00895D45" w:rsidRPr="00895D45">
        <w:rPr>
          <w:rFonts w:cs="Calibri"/>
          <w:noProof/>
          <w:vertAlign w:val="superscript"/>
        </w:rPr>
        <w:t>37</w:t>
      </w:r>
      <w:r w:rsidR="00895D45">
        <w:rPr>
          <w:rFonts w:cs="Calibri"/>
        </w:rPr>
        <w:fldChar w:fldCharType="end"/>
      </w:r>
      <w:r w:rsidRPr="00C01755">
        <w:rPr>
          <w:rFonts w:cs="Calibri" w:hint="cs"/>
        </w:rPr>
        <w:t xml:space="preserve"> </w:t>
      </w:r>
      <w:commentRangeStart w:id="2"/>
      <w:r w:rsidRPr="00C01755">
        <w:rPr>
          <w:rFonts w:cs="Calibri" w:hint="cs"/>
        </w:rPr>
        <w:t>The Adsorption Energies (E</w:t>
      </w:r>
      <w:r w:rsidRPr="00C01755">
        <w:rPr>
          <w:rFonts w:cs="Calibri" w:hint="cs"/>
          <w:vertAlign w:val="subscript"/>
        </w:rPr>
        <w:t>ads</w:t>
      </w:r>
      <w:r w:rsidRPr="00C01755">
        <w:rPr>
          <w:rFonts w:cs="Calibri" w:hint="cs"/>
        </w:rPr>
        <w:t xml:space="preserve">) and CDD were calculated using </w:t>
      </w:r>
      <w:r w:rsidR="005C5AEB" w:rsidRPr="00C01755">
        <w:rPr>
          <w:rFonts w:cs="Calibri" w:hint="cs"/>
        </w:rPr>
        <w:t xml:space="preserve">the </w:t>
      </w:r>
      <w:r w:rsidRPr="00C01755">
        <w:rPr>
          <w:rFonts w:cs="Calibri" w:hint="cs"/>
        </w:rPr>
        <w:t>equations (1) and (2), respectively</w:t>
      </w:r>
      <w:commentRangeEnd w:id="2"/>
      <w:r w:rsidR="00FB0599" w:rsidRPr="00C01755">
        <w:rPr>
          <w:rStyle w:val="CommentReference"/>
          <w:rFonts w:cs="Calibri" w:hint="cs"/>
          <w:sz w:val="24"/>
          <w:szCs w:val="24"/>
        </w:rPr>
        <w:commentReference w:id="2"/>
      </w:r>
      <w:r w:rsidR="005C5AEB" w:rsidRPr="00C01755">
        <w:rPr>
          <w:rFonts w:cs="Calibri" w:hint="cs"/>
        </w:rPr>
        <w:t>.</w:t>
      </w:r>
    </w:p>
    <w:p w14:paraId="68D863AC" w14:textId="65D0AEB3" w:rsidR="00532BC8" w:rsidRPr="00C01755" w:rsidDel="00AA5259" w:rsidRDefault="00532BC8" w:rsidP="009D3EE5">
      <w:pPr>
        <w:pStyle w:val="ListParagraph"/>
        <w:tabs>
          <w:tab w:val="center" w:pos="4536"/>
          <w:tab w:val="right" w:pos="9072"/>
        </w:tabs>
        <w:spacing w:after="0" w:line="480" w:lineRule="auto"/>
        <w:rPr>
          <w:del w:id="3" w:author="Burger, Peter" w:date="2026-06-10T16:23:00Z" w16du:dateUtc="2026-06-10T14:23:00Z"/>
          <w:rFonts w:eastAsiaTheme="minorEastAsia" w:cs="Calibri"/>
          <w:lang w:val="es-CO"/>
        </w:rPr>
      </w:pPr>
      <w:r w:rsidRPr="00C01755">
        <w:rPr>
          <w:rFonts w:cs="Calibri" w:hint="cs"/>
        </w:rPr>
        <w:tab/>
      </w:r>
      <w:bookmarkStart w:id="4" w:name="_Hlk211248252"/>
      <w:r w:rsidRPr="00C01755">
        <w:rPr>
          <w:rFonts w:eastAsia="Aptos" w:cs="Calibri"/>
          <w:i/>
          <w:lang w:val="es-CO"/>
          <w:rPrChange w:id="5" w:author="Burger, Peter" w:date="2026-06-10T16:26:00Z" w16du:dateUtc="2026-06-10T14:26:00Z">
            <w:rPr>
              <w:rFonts w:ascii="Cambria Math" w:eastAsia="Aptos" w:hAnsi="Cambria Math" w:cs="Calibri"/>
              <w:i/>
              <w:sz w:val="22"/>
              <w:szCs w:val="22"/>
              <w:lang w:val="es-CO"/>
            </w:rPr>
          </w:rPrChange>
        </w:rPr>
        <w:t>E</w:t>
      </w:r>
      <w:r w:rsidRPr="00C01755">
        <w:rPr>
          <w:rFonts w:eastAsia="Aptos" w:cs="Calibri"/>
          <w:i/>
          <w:vertAlign w:val="subscript"/>
          <w:lang w:val="es-CO"/>
          <w:rPrChange w:id="6" w:author="Burger, Peter" w:date="2026-06-10T16:26:00Z" w16du:dateUtc="2026-06-10T14:26:00Z">
            <w:rPr>
              <w:rFonts w:ascii="Cambria Math" w:eastAsia="Aptos" w:hAnsi="Cambria Math" w:cs="Calibri"/>
              <w:i/>
              <w:sz w:val="22"/>
              <w:szCs w:val="22"/>
              <w:vertAlign w:val="subscript"/>
              <w:lang w:val="es-CO"/>
            </w:rPr>
          </w:rPrChange>
        </w:rPr>
        <w:t>ads</w:t>
      </w:r>
      <w:r w:rsidRPr="00C01755">
        <w:rPr>
          <w:rFonts w:eastAsia="Aptos" w:cs="Calibri"/>
          <w:i/>
          <w:lang w:val="es-CO"/>
          <w:rPrChange w:id="7" w:author="Burger, Peter" w:date="2026-06-10T16:26:00Z" w16du:dateUtc="2026-06-10T14:26:00Z">
            <w:rPr>
              <w:rFonts w:ascii="Cambria Math" w:eastAsia="Aptos" w:hAnsi="Cambria Math" w:cs="Calibri"/>
              <w:i/>
              <w:sz w:val="22"/>
              <w:szCs w:val="22"/>
              <w:lang w:val="es-CO"/>
            </w:rPr>
          </w:rPrChange>
        </w:rPr>
        <w:t xml:space="preserve"> = E</w:t>
      </w:r>
      <w:r w:rsidRPr="00C01755">
        <w:rPr>
          <w:rFonts w:eastAsia="Aptos" w:cs="Calibri"/>
          <w:i/>
          <w:vertAlign w:val="subscript"/>
          <w:lang w:val="es-CO"/>
          <w:rPrChange w:id="8" w:author="Burger, Peter" w:date="2026-06-10T16:26:00Z" w16du:dateUtc="2026-06-10T14:26:00Z">
            <w:rPr>
              <w:rFonts w:ascii="Cambria Math" w:eastAsia="Aptos" w:hAnsi="Cambria Math" w:cs="Calibri"/>
              <w:i/>
              <w:sz w:val="22"/>
              <w:szCs w:val="22"/>
              <w:vertAlign w:val="subscript"/>
              <w:lang w:val="es-CO"/>
            </w:rPr>
          </w:rPrChange>
        </w:rPr>
        <w:t xml:space="preserve">DA + surface </w:t>
      </w:r>
      <w:r w:rsidRPr="00C01755">
        <w:rPr>
          <w:rFonts w:eastAsia="Aptos" w:cs="Calibri"/>
          <w:i/>
          <w:lang w:val="es-CO"/>
          <w:rPrChange w:id="9" w:author="Burger, Peter" w:date="2026-06-10T16:26:00Z" w16du:dateUtc="2026-06-10T14:26:00Z">
            <w:rPr>
              <w:rFonts w:ascii="Cambria Math" w:eastAsia="Aptos" w:hAnsi="Cambria Math" w:cs="Calibri"/>
              <w:i/>
              <w:sz w:val="22"/>
              <w:szCs w:val="22"/>
              <w:lang w:val="es-CO"/>
            </w:rPr>
          </w:rPrChange>
        </w:rPr>
        <w:t>- (E</w:t>
      </w:r>
      <w:r w:rsidRPr="00C01755">
        <w:rPr>
          <w:rFonts w:eastAsia="Aptos" w:cs="Calibri"/>
          <w:i/>
          <w:vertAlign w:val="subscript"/>
          <w:lang w:val="es-CO"/>
          <w:rPrChange w:id="10" w:author="Burger, Peter" w:date="2026-06-10T16:26:00Z" w16du:dateUtc="2026-06-10T14:26:00Z">
            <w:rPr>
              <w:rFonts w:ascii="Cambria Math" w:eastAsia="Aptos" w:hAnsi="Cambria Math" w:cs="Calibri"/>
              <w:i/>
              <w:sz w:val="22"/>
              <w:szCs w:val="22"/>
              <w:vertAlign w:val="subscript"/>
              <w:lang w:val="es-CO"/>
            </w:rPr>
          </w:rPrChange>
        </w:rPr>
        <w:t>surface</w:t>
      </w:r>
      <w:r w:rsidRPr="00C01755">
        <w:rPr>
          <w:rFonts w:eastAsia="Aptos" w:cs="Calibri"/>
          <w:i/>
          <w:lang w:val="es-CO"/>
          <w:rPrChange w:id="11" w:author="Burger, Peter" w:date="2026-06-10T16:26:00Z" w16du:dateUtc="2026-06-10T14:26:00Z">
            <w:rPr>
              <w:rFonts w:ascii="Cambria Math" w:eastAsia="Aptos" w:hAnsi="Cambria Math" w:cs="Calibri"/>
              <w:i/>
              <w:sz w:val="22"/>
              <w:szCs w:val="22"/>
              <w:lang w:val="es-CO"/>
            </w:rPr>
          </w:rPrChange>
        </w:rPr>
        <w:t xml:space="preserve"> + E</w:t>
      </w:r>
      <w:r w:rsidRPr="00C01755">
        <w:rPr>
          <w:rFonts w:eastAsia="Aptos" w:cs="Calibri"/>
          <w:i/>
          <w:vertAlign w:val="subscript"/>
          <w:lang w:val="es-CO"/>
          <w:rPrChange w:id="12" w:author="Burger, Peter" w:date="2026-06-10T16:26:00Z" w16du:dateUtc="2026-06-10T14:26:00Z">
            <w:rPr>
              <w:rFonts w:ascii="Cambria Math" w:eastAsia="Aptos" w:hAnsi="Cambria Math" w:cs="Calibri"/>
              <w:i/>
              <w:sz w:val="22"/>
              <w:szCs w:val="22"/>
              <w:vertAlign w:val="subscript"/>
              <w:lang w:val="es-CO"/>
            </w:rPr>
          </w:rPrChange>
        </w:rPr>
        <w:t>DA</w:t>
      </w:r>
      <w:r w:rsidRPr="00C01755">
        <w:rPr>
          <w:rFonts w:eastAsia="Aptos" w:cs="Calibri"/>
          <w:i/>
          <w:lang w:val="es-CO"/>
          <w:rPrChange w:id="13" w:author="Burger, Peter" w:date="2026-06-10T16:26:00Z" w16du:dateUtc="2026-06-10T14:26:00Z">
            <w:rPr>
              <w:rFonts w:ascii="Cambria Math" w:eastAsia="Aptos" w:hAnsi="Cambria Math" w:cs="Calibri"/>
              <w:i/>
              <w:sz w:val="22"/>
              <w:szCs w:val="22"/>
              <w:lang w:val="es-CO"/>
            </w:rPr>
          </w:rPrChange>
        </w:rPr>
        <w:t xml:space="preserve">) </w:t>
      </w:r>
      <w:r w:rsidRPr="00C01755">
        <w:rPr>
          <w:rFonts w:eastAsiaTheme="minorEastAsia" w:cs="Calibri"/>
          <w:lang w:val="es-CO"/>
          <w:rPrChange w:id="14" w:author="Burger, Peter" w:date="2026-06-10T16:26:00Z" w16du:dateUtc="2026-06-10T14:26:00Z">
            <w:rPr>
              <w:rFonts w:eastAsiaTheme="minorEastAsia" w:cs="Calibri"/>
            </w:rPr>
          </w:rPrChange>
        </w:rPr>
        <w:tab/>
        <w:t>(</w:t>
      </w:r>
      <w:r w:rsidRPr="00C01755">
        <w:rPr>
          <w:rFonts w:eastAsiaTheme="minorEastAsia" w:cs="Calibri" w:hint="cs"/>
          <w:lang w:val="es-CO"/>
        </w:rPr>
        <w:t>1</w:t>
      </w:r>
      <w:r w:rsidRPr="00C01755">
        <w:rPr>
          <w:rFonts w:eastAsiaTheme="minorEastAsia" w:cs="Calibri"/>
          <w:lang w:val="es-CO"/>
          <w:rPrChange w:id="15" w:author="Burger, Peter" w:date="2026-06-10T16:26:00Z" w16du:dateUtc="2026-06-10T14:26:00Z">
            <w:rPr>
              <w:rFonts w:eastAsiaTheme="minorEastAsia" w:cs="Calibri"/>
            </w:rPr>
          </w:rPrChange>
        </w:rPr>
        <w:t>)</w:t>
      </w:r>
      <w:bookmarkEnd w:id="4"/>
    </w:p>
    <w:p w14:paraId="52510DA1" w14:textId="77777777" w:rsidR="009D3EE5" w:rsidRPr="00C01755" w:rsidRDefault="009D3EE5" w:rsidP="009D3EE5">
      <w:pPr>
        <w:spacing w:line="360" w:lineRule="auto"/>
        <w:rPr>
          <w:rFonts w:cs="Calibri"/>
        </w:rPr>
      </w:pPr>
      <w:r w:rsidRPr="00C01755">
        <w:rPr>
          <w:rFonts w:cs="Calibri" w:hint="cs"/>
        </w:rPr>
        <w:t xml:space="preserve">Where </w:t>
      </w:r>
      <w:r w:rsidRPr="00C01755">
        <w:rPr>
          <w:rFonts w:eastAsia="Aptos" w:cs="Calibri"/>
          <w:i/>
          <w:rPrChange w:id="16" w:author="Burger, Peter" w:date="2026-06-10T16:25:00Z" w16du:dateUtc="2026-06-10T14:25:00Z">
            <w:rPr>
              <w:rFonts w:ascii="Cambria Math" w:eastAsia="Aptos" w:hAnsi="Cambria Math" w:cs="Calibri"/>
              <w:i/>
              <w:sz w:val="22"/>
              <w:szCs w:val="22"/>
              <w:lang w:val="es-CO"/>
            </w:rPr>
          </w:rPrChange>
        </w:rPr>
        <w:t>E</w:t>
      </w:r>
      <w:r w:rsidRPr="00C01755">
        <w:rPr>
          <w:rFonts w:eastAsia="Aptos" w:cs="Calibri"/>
          <w:i/>
          <w:vertAlign w:val="subscript"/>
          <w:rPrChange w:id="17" w:author="Burger, Peter" w:date="2026-06-10T16:25:00Z" w16du:dateUtc="2026-06-10T14:25:00Z">
            <w:rPr>
              <w:rFonts w:ascii="Cambria Math" w:eastAsia="Aptos" w:hAnsi="Cambria Math" w:cs="Calibri"/>
              <w:i/>
              <w:sz w:val="22"/>
              <w:szCs w:val="22"/>
              <w:vertAlign w:val="subscript"/>
              <w:lang w:val="es-CO"/>
            </w:rPr>
          </w:rPrChange>
        </w:rPr>
        <w:t>ads</w:t>
      </w:r>
      <w:r w:rsidRPr="00C01755">
        <w:rPr>
          <w:rFonts w:eastAsia="Aptos" w:cs="Calibri" w:hint="cs"/>
          <w:i/>
          <w:vertAlign w:val="subscript"/>
        </w:rPr>
        <w:t xml:space="preserve"> </w:t>
      </w:r>
      <w:r w:rsidRPr="00C01755">
        <w:rPr>
          <w:rFonts w:cs="Calibri" w:hint="cs"/>
        </w:rPr>
        <w:t xml:space="preserve">is the total energy of the dopamine-adsorbed system, </w:t>
      </w:r>
      <w:r w:rsidRPr="00C01755">
        <w:rPr>
          <w:rFonts w:eastAsia="Aptos" w:cs="Calibri" w:hint="cs"/>
          <w:i/>
        </w:rPr>
        <w:t>E</w:t>
      </w:r>
      <w:r w:rsidRPr="00C01755">
        <w:rPr>
          <w:rFonts w:eastAsia="Aptos" w:cs="Calibri" w:hint="cs"/>
          <w:i/>
          <w:vertAlign w:val="subscript"/>
        </w:rPr>
        <w:t>surface</w:t>
      </w:r>
      <w:r w:rsidRPr="00C01755">
        <w:rPr>
          <w:rFonts w:cs="Calibri" w:hint="cs"/>
        </w:rPr>
        <w:t xml:space="preserve"> is the energy of the pristine surface, and the energy of the isolated dopamine molecule. A negative absorption of energy indicates energetically favorable adsorption.</w:t>
      </w:r>
    </w:p>
    <w:p w14:paraId="0A84C6D0" w14:textId="4A0E7FA2" w:rsidR="009D3EE5" w:rsidRPr="00C01755" w:rsidRDefault="0043457E" w:rsidP="009D3EE5">
      <w:pPr>
        <w:spacing w:line="360" w:lineRule="auto"/>
        <w:rPr>
          <w:rFonts w:cs="Calibri"/>
        </w:rPr>
      </w:pPr>
      <w:r>
        <w:rPr>
          <w:rFonts w:cs="Calibri"/>
        </w:rPr>
        <w:t>C</w:t>
      </w:r>
      <w:r w:rsidR="009D3EE5" w:rsidRPr="00C01755">
        <w:rPr>
          <w:rFonts w:cs="Calibri" w:hint="cs"/>
        </w:rPr>
        <w:t xml:space="preserve">harge transfer </w:t>
      </w:r>
      <w:r>
        <w:rPr>
          <w:rFonts w:cs="Calibri"/>
        </w:rPr>
        <w:t xml:space="preserve">was quantified using </w:t>
      </w:r>
      <w:r w:rsidRPr="00C01755">
        <w:rPr>
          <w:rFonts w:cs="Calibri" w:hint="cs"/>
        </w:rPr>
        <w:t>Bader charge analysis</w:t>
      </w:r>
      <w:r w:rsidR="0048098C">
        <w:rPr>
          <w:rFonts w:cs="Calibri"/>
        </w:rPr>
        <w:t>.</w:t>
      </w:r>
      <w:r w:rsidR="006C74A9">
        <w:rPr>
          <w:rFonts w:cs="Calibri"/>
        </w:rPr>
        <w:fldChar w:fldCharType="begin"/>
      </w:r>
      <w:r w:rsidR="006C74A9">
        <w:rPr>
          <w:rFonts w:cs="Calibri"/>
        </w:rPr>
        <w:instrText xml:space="preserve"> ADDIN EN.CITE &lt;EndNote&gt;&lt;Cite&gt;&lt;Author&gt;Graeme&lt;/Author&gt;&lt;Year&gt;2006&lt;/Year&gt;&lt;RecNum&gt;47&lt;/RecNum&gt;&lt;DisplayText&gt;&lt;style face="superscript"&gt;38&lt;/style&gt;&lt;/DisplayText&gt;&lt;record&gt;&lt;rec-number&gt;47&lt;/rec-number&gt;&lt;foreign-keys&gt;&lt;key app="EN" db-id="stetatp9d0x0d3eae0cps9vswvxrfvs0tr5d" timestamp="1781704479"&gt;47&lt;/key&gt;&lt;/foreign-keys&gt;&lt;ref-type name="Journal Article"&gt;17&lt;/ref-type&gt;&lt;contributors&gt;&lt;authors&gt;&lt;author&gt;Graeme, Henkelman&lt;/author&gt;&lt;author&gt;Andri, Arnaldsson&lt;/author&gt;&lt;author&gt;Hannes, Jónsson&lt;/author&gt;&lt;/authors&gt;&lt;/contributors&gt;&lt;titles&gt;&lt;title&gt;A fast and robust algorithm for Bader decomposition of charge density&lt;/title&gt;&lt;secondary-title&gt;Computational Materials Science&lt;/secondary-title&gt;&lt;/titles&gt;&lt;periodical&gt;&lt;full-title&gt;Computational Materials Science&lt;/full-title&gt;&lt;/periodical&gt;&lt;pages&gt;354-360&lt;/pages&gt;&lt;volume&gt;36&lt;/volume&gt;&lt;number&gt;3&lt;/number&gt;&lt;keywords&gt;&lt;keyword&gt;Atoms in molecules, Bader analysis, Electron density analysis, Atomic charges, Boron clusters, Linear scaling algorithm&lt;/keyword&gt;&lt;/keywords&gt;&lt;dates&gt;&lt;year&gt;2006&lt;/year&gt;&lt;/dates&gt;&lt;isbn&gt;0927-0256&lt;/isbn&gt;&lt;urls&gt;&lt;related-urls&gt;&lt;url&gt;https://www.sciencedirect.com/science/article/pii/S0927025605001849&lt;/url&gt;&lt;/related-urls&gt;&lt;/urls&gt;&lt;electronic-resource-num&gt;https://doi.org/10.1016/j.commatsci.2005.04.010&lt;/electronic-resource-num&gt;&lt;/record&gt;&lt;/Cite&gt;&lt;/EndNote&gt;</w:instrText>
      </w:r>
      <w:r w:rsidR="006C74A9">
        <w:rPr>
          <w:rFonts w:cs="Calibri"/>
        </w:rPr>
        <w:fldChar w:fldCharType="separate"/>
      </w:r>
      <w:r w:rsidR="006C74A9" w:rsidRPr="006C74A9">
        <w:rPr>
          <w:rFonts w:cs="Calibri"/>
          <w:noProof/>
          <w:vertAlign w:val="superscript"/>
        </w:rPr>
        <w:t>38</w:t>
      </w:r>
      <w:r w:rsidR="006C74A9">
        <w:rPr>
          <w:rFonts w:cs="Calibri"/>
        </w:rPr>
        <w:fldChar w:fldCharType="end"/>
      </w:r>
      <w:r w:rsidR="009D3EE5" w:rsidRPr="00C01755">
        <w:rPr>
          <w:rFonts w:cs="Calibri" w:hint="cs"/>
        </w:rPr>
        <w:t xml:space="preserve"> The charge density difference (CDD) was evaluated to visualize electron redistribution upon adsorption, using: </w:t>
      </w:r>
    </w:p>
    <w:p w14:paraId="22CBCD91" w14:textId="77777777" w:rsidR="009D3EE5" w:rsidRPr="00C01755" w:rsidRDefault="009D3EE5" w:rsidP="009D3EE5">
      <w:pPr>
        <w:tabs>
          <w:tab w:val="center" w:pos="4536"/>
          <w:tab w:val="right" w:pos="9072"/>
        </w:tabs>
        <w:spacing w:after="0" w:line="480" w:lineRule="auto"/>
        <w:rPr>
          <w:rFonts w:eastAsiaTheme="minorEastAsia" w:cs="Calibri"/>
        </w:rPr>
      </w:pPr>
      <w:r w:rsidRPr="00C01755">
        <w:rPr>
          <w:rFonts w:cs="Calibri" w:hint="cs"/>
        </w:rPr>
        <w:tab/>
      </w:r>
      <w:r w:rsidRPr="00C01755">
        <w:rPr>
          <w:rFonts w:cs="Calibri" w:hint="cs"/>
          <w:i/>
        </w:rPr>
        <w:t>Δρ = p</w:t>
      </w:r>
      <w:r w:rsidRPr="00C01755">
        <w:rPr>
          <w:rFonts w:cs="Calibri" w:hint="cs"/>
          <w:i/>
          <w:vertAlign w:val="subscript"/>
        </w:rPr>
        <w:t>tot</w:t>
      </w:r>
      <w:r w:rsidRPr="00C01755">
        <w:rPr>
          <w:rFonts w:cs="Calibri" w:hint="cs"/>
          <w:i/>
        </w:rPr>
        <w:t xml:space="preserve"> - (ρ</w:t>
      </w:r>
      <w:r w:rsidRPr="00C01755">
        <w:rPr>
          <w:rFonts w:cs="Calibri" w:hint="cs"/>
          <w:i/>
          <w:vertAlign w:val="subscript"/>
        </w:rPr>
        <w:t>surface</w:t>
      </w:r>
      <w:r w:rsidRPr="00C01755">
        <w:rPr>
          <w:rFonts w:cs="Calibri" w:hint="cs"/>
          <w:i/>
        </w:rPr>
        <w:t xml:space="preserve"> + ρ</w:t>
      </w:r>
      <w:r w:rsidRPr="00C01755">
        <w:rPr>
          <w:rFonts w:cs="Calibri" w:hint="cs"/>
          <w:i/>
          <w:vertAlign w:val="subscript"/>
        </w:rPr>
        <w:t>DA</w:t>
      </w:r>
      <w:r w:rsidRPr="00C01755">
        <w:rPr>
          <w:rFonts w:cs="Calibri" w:hint="cs"/>
          <w:i/>
        </w:rPr>
        <w:t>)</w:t>
      </w:r>
      <w:r w:rsidRPr="00C01755">
        <w:rPr>
          <w:rFonts w:eastAsiaTheme="minorEastAsia" w:cs="Calibri" w:hint="cs"/>
        </w:rPr>
        <w:tab/>
        <w:t>(2)</w:t>
      </w:r>
    </w:p>
    <w:p w14:paraId="77089836" w14:textId="3ACBF70A" w:rsidR="002344EB" w:rsidRPr="00C01755" w:rsidRDefault="009D3EE5" w:rsidP="006D6E57">
      <w:pPr>
        <w:spacing w:line="360" w:lineRule="auto"/>
        <w:rPr>
          <w:rFonts w:cs="Calibri"/>
        </w:rPr>
      </w:pPr>
      <w:r w:rsidRPr="00C01755">
        <w:rPr>
          <w:rFonts w:cs="Calibri" w:hint="cs"/>
        </w:rPr>
        <w:t xml:space="preserve">where  </w:t>
      </w:r>
      <w:r w:rsidRPr="00C01755">
        <w:rPr>
          <w:rFonts w:cs="Calibri" w:hint="cs"/>
          <w:i/>
        </w:rPr>
        <w:t>p</w:t>
      </w:r>
      <w:r w:rsidRPr="00C01755">
        <w:rPr>
          <w:rFonts w:cs="Calibri" w:hint="cs"/>
          <w:i/>
          <w:vertAlign w:val="subscript"/>
        </w:rPr>
        <w:t>tot</w:t>
      </w:r>
      <w:r w:rsidRPr="00C01755">
        <w:rPr>
          <w:rFonts w:cs="Calibri" w:hint="cs"/>
        </w:rPr>
        <w:t xml:space="preserve"> is the total charge density of the combined system and</w:t>
      </w:r>
      <w:ins w:id="18" w:author="Burger, Peter" w:date="2026-06-10T16:29:00Z" w16du:dateUtc="2026-06-10T14:29:00Z">
        <w:r w:rsidRPr="00C01755">
          <w:rPr>
            <w:rFonts w:cs="Calibri" w:hint="cs"/>
          </w:rPr>
          <w:t xml:space="preserve"> </w:t>
        </w:r>
      </w:ins>
      <w:r w:rsidRPr="00C01755">
        <w:rPr>
          <w:rFonts w:cs="Calibri" w:hint="cs"/>
          <w:i/>
        </w:rPr>
        <w:t>ρ</w:t>
      </w:r>
      <w:r w:rsidRPr="00C01755">
        <w:rPr>
          <w:rFonts w:cs="Calibri" w:hint="cs"/>
          <w:i/>
          <w:vertAlign w:val="subscript"/>
        </w:rPr>
        <w:t>surface</w:t>
      </w:r>
      <w:r w:rsidRPr="00C01755">
        <w:rPr>
          <w:rFonts w:cs="Calibri" w:hint="cs"/>
        </w:rPr>
        <w:t xml:space="preserve"> and </w:t>
      </w:r>
      <w:r w:rsidRPr="00C01755">
        <w:rPr>
          <w:rFonts w:cs="Calibri" w:hint="cs"/>
          <w:i/>
        </w:rPr>
        <w:t>ρ</w:t>
      </w:r>
      <w:r w:rsidRPr="00C01755">
        <w:rPr>
          <w:rFonts w:cs="Calibri" w:hint="cs"/>
          <w:i/>
          <w:vertAlign w:val="subscript"/>
        </w:rPr>
        <w:t>DA</w:t>
      </w:r>
      <w:r w:rsidRPr="00C01755">
        <w:rPr>
          <w:rFonts w:cs="Calibri" w:hint="cs"/>
        </w:rPr>
        <w:t xml:space="preserve"> correspond to the charge densities of the isolated surface and dopamine molecule, respectively. Positive and negative regions in the CDD represent electron accumulation</w:t>
      </w:r>
      <w:r w:rsidR="00C90F13" w:rsidRPr="00C01755">
        <w:rPr>
          <w:rFonts w:cs="Calibri" w:hint="cs"/>
        </w:rPr>
        <w:t xml:space="preserve"> (Yellow color)</w:t>
      </w:r>
      <w:r w:rsidRPr="00C01755">
        <w:rPr>
          <w:rFonts w:cs="Calibri" w:hint="cs"/>
        </w:rPr>
        <w:t xml:space="preserve"> and depletion</w:t>
      </w:r>
      <w:r w:rsidR="00C90F13" w:rsidRPr="00C01755">
        <w:rPr>
          <w:rFonts w:cs="Calibri" w:hint="cs"/>
        </w:rPr>
        <w:t xml:space="preserve"> (Cyan color)</w:t>
      </w:r>
      <w:r w:rsidRPr="00C01755">
        <w:rPr>
          <w:rFonts w:cs="Calibri" w:hint="cs"/>
        </w:rPr>
        <w:t>, respectively.</w:t>
      </w:r>
      <w:r w:rsidR="0043457E">
        <w:rPr>
          <w:rFonts w:cs="Calibri"/>
        </w:rPr>
        <w:t xml:space="preserve"> </w:t>
      </w:r>
      <w:r w:rsidR="00C2250D" w:rsidRPr="00C01755">
        <w:rPr>
          <w:rFonts w:cs="Calibri" w:hint="cs"/>
        </w:rPr>
        <w:br w:type="page"/>
      </w:r>
    </w:p>
    <w:p w14:paraId="0DE7CAA9" w14:textId="77777777" w:rsidR="002344EB" w:rsidRPr="00C01755" w:rsidRDefault="00445942">
      <w:pPr>
        <w:pStyle w:val="Heading1"/>
        <w:numPr>
          <w:ilvl w:val="0"/>
          <w:numId w:val="2"/>
        </w:numPr>
        <w:tabs>
          <w:tab w:val="left" w:pos="567"/>
        </w:tabs>
        <w:spacing w:before="0" w:after="0" w:line="480" w:lineRule="auto"/>
        <w:ind w:left="567" w:hanging="567"/>
        <w:rPr>
          <w:rFonts w:ascii="Calibri" w:hAnsi="Calibri" w:cs="Calibri"/>
          <w:b/>
          <w:bCs/>
          <w:color w:val="000000" w:themeColor="text1"/>
          <w:sz w:val="24"/>
          <w:szCs w:val="24"/>
        </w:rPr>
      </w:pPr>
      <w:r w:rsidRPr="00C01755">
        <w:rPr>
          <w:rFonts w:ascii="Calibri" w:hAnsi="Calibri" w:cs="Calibri" w:hint="cs"/>
          <w:b/>
          <w:bCs/>
          <w:color w:val="000000" w:themeColor="text1"/>
          <w:sz w:val="24"/>
          <w:szCs w:val="24"/>
        </w:rPr>
        <w:lastRenderedPageBreak/>
        <w:t>Results and discussion</w:t>
      </w:r>
    </w:p>
    <w:p w14:paraId="10568113" w14:textId="77777777" w:rsidR="002344EB" w:rsidRPr="00C01755" w:rsidRDefault="00445942">
      <w:pPr>
        <w:pStyle w:val="Heading1"/>
        <w:numPr>
          <w:ilvl w:val="1"/>
          <w:numId w:val="2"/>
        </w:numPr>
        <w:tabs>
          <w:tab w:val="left" w:pos="567"/>
        </w:tabs>
        <w:spacing w:before="0" w:after="0" w:line="480" w:lineRule="auto"/>
        <w:ind w:left="567" w:hanging="567"/>
        <w:rPr>
          <w:rFonts w:ascii="Calibri" w:hAnsi="Calibri" w:cs="Calibri"/>
          <w:b/>
          <w:bCs/>
          <w:color w:val="000000" w:themeColor="text1"/>
          <w:sz w:val="24"/>
          <w:szCs w:val="24"/>
        </w:rPr>
      </w:pPr>
      <w:r w:rsidRPr="00C01755">
        <w:rPr>
          <w:rFonts w:ascii="Calibri" w:hAnsi="Calibri" w:cs="Calibri" w:hint="cs"/>
          <w:b/>
          <w:bCs/>
          <w:color w:val="000000" w:themeColor="text1"/>
          <w:sz w:val="24"/>
          <w:szCs w:val="24"/>
        </w:rPr>
        <w:t>Material characterization</w:t>
      </w:r>
    </w:p>
    <w:p w14:paraId="36E1B173" w14:textId="2F7EB008" w:rsidR="002344EB" w:rsidRDefault="00B60A06">
      <w:pPr>
        <w:spacing w:after="0" w:line="480" w:lineRule="auto"/>
        <w:rPr>
          <w:rFonts w:cs="Calibri"/>
        </w:rPr>
      </w:pPr>
      <w:r w:rsidRPr="00C01755">
        <w:rPr>
          <w:rFonts w:cs="Calibri" w:hint="cs"/>
          <w:b/>
          <w:bCs/>
        </w:rPr>
        <w:t>Figure 1</w:t>
      </w:r>
      <w:r w:rsidRPr="00C01755">
        <w:rPr>
          <w:rFonts w:cs="Calibri" w:hint="cs"/>
        </w:rPr>
        <w:t xml:space="preserve"> presents an overview of our synthesis process. The successful preparation of NFM-MX is verified from structural analysis. The crystal structure was investigated by X</w:t>
      </w:r>
      <w:r w:rsidR="00FC4EE5">
        <w:rPr>
          <w:rFonts w:cs="Calibri"/>
        </w:rPr>
        <w:t>-ray diffraction technique</w:t>
      </w:r>
      <w:r w:rsidRPr="00C01755">
        <w:rPr>
          <w:rFonts w:cs="Calibri" w:hint="cs"/>
        </w:rPr>
        <w:t xml:space="preserve">. </w:t>
      </w:r>
      <w:r w:rsidRPr="00C01755">
        <w:rPr>
          <w:rFonts w:cs="Calibri" w:hint="cs"/>
          <w:b/>
        </w:rPr>
        <w:t>Figure 2A</w:t>
      </w:r>
      <w:r w:rsidRPr="00C01755">
        <w:rPr>
          <w:rFonts w:cs="Calibri" w:hint="cs"/>
        </w:rPr>
        <w:t xml:space="preserve"> shows the </w:t>
      </w:r>
      <w:r w:rsidR="002765EE" w:rsidRPr="00C01755">
        <w:rPr>
          <w:rFonts w:cs="Calibri" w:hint="cs"/>
        </w:rPr>
        <w:t>X</w:t>
      </w:r>
      <w:r w:rsidR="006915BD" w:rsidRPr="00C01755">
        <w:rPr>
          <w:rFonts w:cs="Calibri" w:hint="cs"/>
        </w:rPr>
        <w:t>-ray</w:t>
      </w:r>
      <w:commentRangeStart w:id="19"/>
      <w:r w:rsidRPr="00C01755">
        <w:rPr>
          <w:rFonts w:cs="Calibri" w:hint="cs"/>
        </w:rPr>
        <w:t xml:space="preserve"> </w:t>
      </w:r>
      <w:commentRangeEnd w:id="19"/>
      <w:r w:rsidR="00FB0599" w:rsidRPr="00C01755">
        <w:rPr>
          <w:rStyle w:val="CommentReference"/>
          <w:rFonts w:cs="Calibri" w:hint="cs"/>
          <w:sz w:val="24"/>
          <w:szCs w:val="24"/>
        </w:rPr>
        <w:commentReference w:id="19"/>
      </w:r>
      <w:r w:rsidR="0066278C" w:rsidRPr="00C01755">
        <w:rPr>
          <w:rFonts w:cs="Calibri" w:hint="cs"/>
        </w:rPr>
        <w:t>diffractogram</w:t>
      </w:r>
      <w:r w:rsidR="006915BD" w:rsidRPr="00C01755">
        <w:rPr>
          <w:rFonts w:cs="Calibri" w:hint="cs"/>
        </w:rPr>
        <w:t xml:space="preserve"> </w:t>
      </w:r>
      <w:r w:rsidRPr="00C01755">
        <w:rPr>
          <w:rFonts w:cs="Calibri" w:hint="cs"/>
        </w:rPr>
        <w:t xml:space="preserve">of </w:t>
      </w:r>
      <w:r w:rsidR="0066278C" w:rsidRPr="00C01755">
        <w:rPr>
          <w:rFonts w:cs="Calibri" w:hint="cs"/>
        </w:rPr>
        <w:t xml:space="preserve">the </w:t>
      </w:r>
      <w:r w:rsidRPr="00C01755">
        <w:rPr>
          <w:rFonts w:cs="Calibri" w:hint="cs"/>
        </w:rPr>
        <w:t xml:space="preserve">MXene freestanding film which shows the characteristic of (002) peak at 2θ = 6.02°, NFM shows the </w:t>
      </w:r>
      <w:r w:rsidR="006915BD" w:rsidRPr="00C01755">
        <w:rPr>
          <w:rFonts w:cs="Calibri" w:hint="cs"/>
        </w:rPr>
        <w:t>diffractions</w:t>
      </w:r>
      <w:r w:rsidRPr="00C01755">
        <w:rPr>
          <w:rFonts w:cs="Calibri" w:hint="cs"/>
        </w:rPr>
        <w:t xml:space="preserve"> at 2θ values of 11.22°, 22.64°, 34.28°, 60.42° which can be assigned to (003), (006), (012)</w:t>
      </w:r>
      <w:commentRangeStart w:id="20"/>
      <w:r w:rsidRPr="00C01755">
        <w:rPr>
          <w:rFonts w:cs="Calibri" w:hint="cs"/>
        </w:rPr>
        <w:t>,</w:t>
      </w:r>
      <w:commentRangeEnd w:id="20"/>
      <w:r w:rsidR="00FB0599" w:rsidRPr="00C01755">
        <w:rPr>
          <w:rStyle w:val="CommentReference"/>
          <w:rFonts w:cs="Calibri" w:hint="cs"/>
          <w:sz w:val="24"/>
          <w:szCs w:val="24"/>
        </w:rPr>
        <w:commentReference w:id="20"/>
      </w:r>
      <w:r w:rsidRPr="00C01755">
        <w:rPr>
          <w:rFonts w:cs="Calibri" w:hint="cs"/>
        </w:rPr>
        <w:t xml:space="preserve"> and (110) reflections respectively. This matches well with diffraction peaks of hydrotalcite type NiFe-LDH (JCPDS 51-0463)</w:t>
      </w:r>
      <w:r w:rsidR="00185B09" w:rsidRPr="00C01755">
        <w:rPr>
          <w:rFonts w:cs="Calibri" w:hint="cs"/>
        </w:rPr>
        <w:t>.</w:t>
      </w:r>
      <w:r w:rsidR="00F86626">
        <w:rPr>
          <w:rFonts w:cs="Calibri"/>
        </w:rPr>
        <w:fldChar w:fldCharType="begin"/>
      </w:r>
      <w:r w:rsidR="006C74A9">
        <w:rPr>
          <w:rFonts w:cs="Calibri"/>
        </w:rPr>
        <w:instrText xml:space="preserve"> ADDIN EN.CITE &lt;EndNote&gt;&lt;Cite&gt;&lt;Author&gt;Yan&lt;/Author&gt;&lt;Year&gt;2021&lt;/Year&gt;&lt;RecNum&gt;38&lt;/RecNum&gt;&lt;DisplayText&gt;&lt;style face="superscript"&gt;39&lt;/style&gt;&lt;/DisplayText&gt;&lt;record&gt;&lt;rec-number&gt;38&lt;/rec-number&gt;&lt;foreign-keys&gt;&lt;key app="EN" db-id="stetatp9d0x0d3eae0cps9vswvxrfvs0tr5d" timestamp="1781188119"&gt;38&lt;/key&gt;&lt;/foreign-keys&gt;&lt;ref-type name="Journal Article"&gt;17&lt;/ref-type&gt;&lt;contributors&gt;&lt;authors&gt;&lt;author&gt;Yan, Jia&lt;/author&gt;&lt;author&gt;Zhang, Xiandi&lt;/author&gt;&lt;author&gt;Zheng, Weiran&lt;/author&gt;&lt;author&gt;Lee, Lawrence Yoon Suk&lt;/author&gt;&lt;/authors&gt;&lt;/contributors&gt;&lt;titles&gt;&lt;title&gt;&lt;style face="normal" font="default" size="100%"&gt;Interface Engineering of a 2D-C&lt;/style&gt;&lt;style face="subscript" font="default" size="100%"&gt;3&lt;/style&gt;&lt;style face="normal" font="default" size="100%"&gt;N&lt;/style&gt;&lt;style face="subscript" font="default" size="100%"&gt;4&lt;/style&gt;&lt;style face="normal" font="default" size="100%"&gt;/NiFe-LDH Heterostructure for Highly Efficient Photocatalytic Hydrogen Evolution&lt;/style&gt;&lt;/title&gt;&lt;secondary-title&gt;ACS Applied Materials &amp;amp; Interfaces&lt;/secondary-title&gt;&lt;/titles&gt;&lt;periodical&gt;&lt;full-title&gt;ACS Applied Materials &amp;amp; Interfaces&lt;/full-title&gt;&lt;/periodical&gt;&lt;pages&gt;24723-24733&lt;/pages&gt;&lt;volume&gt;13&lt;/volume&gt;&lt;number&gt;21&lt;/number&gt;&lt;dates&gt;&lt;year&gt;2021&lt;/year&gt;&lt;pub-dates&gt;&lt;date&gt;2021/06/02&lt;/date&gt;&lt;/pub-dates&gt;&lt;/dates&gt;&lt;publisher&gt;American Chemical Society&lt;/publisher&gt;&lt;isbn&gt;1944-8244&lt;/isbn&gt;&lt;urls&gt;&lt;related-urls&gt;&lt;url&gt;https://doi.org/10.1021/acsami.1c03240&lt;/url&gt;&lt;/related-urls&gt;&lt;/urls&gt;&lt;electronic-resource-num&gt;10.1021/acsami.1c03240&lt;/electronic-resource-num&gt;&lt;/record&gt;&lt;/Cite&gt;&lt;/EndNote&gt;</w:instrText>
      </w:r>
      <w:r w:rsidR="00F86626">
        <w:rPr>
          <w:rFonts w:cs="Calibri"/>
        </w:rPr>
        <w:fldChar w:fldCharType="separate"/>
      </w:r>
      <w:r w:rsidR="006C74A9" w:rsidRPr="006C74A9">
        <w:rPr>
          <w:rFonts w:cs="Calibri"/>
          <w:noProof/>
          <w:vertAlign w:val="superscript"/>
        </w:rPr>
        <w:t>39</w:t>
      </w:r>
      <w:r w:rsidR="00F86626">
        <w:rPr>
          <w:rFonts w:cs="Calibri"/>
        </w:rPr>
        <w:fldChar w:fldCharType="end"/>
      </w:r>
      <w:r w:rsidRPr="00C01755">
        <w:rPr>
          <w:rFonts w:cs="Calibri" w:hint="cs"/>
        </w:rPr>
        <w:t xml:space="preserve"> In case of NFM-MX, NFM characteristics peak are retained in the XRD pattern. However, the characteristic (002) diffraction peak of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becomes weaker and shifts slightly toward lower 2θ values. This can be attributed to NFM-LDH preventing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flakes restacking, promoting the increase in interlayer spacing and partially overlapping the NFM diffraction features due </w:t>
      </w:r>
      <w:r w:rsidR="00A865BF" w:rsidRPr="00C01755">
        <w:rPr>
          <w:rFonts w:cs="Calibri" w:hint="cs"/>
        </w:rPr>
        <w:t>to low</w:t>
      </w:r>
      <w:r w:rsidRPr="00C01755">
        <w:rPr>
          <w:rFonts w:cs="Calibri" w:hint="cs"/>
        </w:rPr>
        <w:t xml:space="preserve"> intensity</w:t>
      </w:r>
      <w:r w:rsidR="00C453C9" w:rsidRPr="00C01755">
        <w:rPr>
          <w:rFonts w:cs="Calibri" w:hint="cs"/>
        </w:rPr>
        <w:t>.</w:t>
      </w:r>
      <w:r w:rsidR="00E81FC0">
        <w:rPr>
          <w:rFonts w:cs="Calibri"/>
        </w:rPr>
        <w:fldChar w:fldCharType="begin">
          <w:fldData xml:space="preserve">PEVuZE5vdGU+PENpdGU+PEF1dGhvcj5NYWRhdGhpbDwvQXV0aG9yPjxZZWFyPjIwMjU8L1llYXI+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</w:fldData>
        </w:fldChar>
      </w:r>
      <w:r w:rsidR="006C74A9">
        <w:rPr>
          <w:rFonts w:cs="Calibri"/>
        </w:rPr>
        <w:instrText xml:space="preserve"> ADDIN EN.CITE </w:instrText>
      </w:r>
      <w:r w:rsidR="006C74A9">
        <w:rPr>
          <w:rFonts w:cs="Calibri"/>
        </w:rPr>
        <w:fldChar w:fldCharType="begin">
          <w:fldData xml:space="preserve">PEVuZE5vdGU+PENpdGU+PEF1dGhvcj5NYWRhdGhpbDwvQXV0aG9yPjxZZWFyPjIwMjU8L1llYXI+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</w:fldData>
        </w:fldChar>
      </w:r>
      <w:r w:rsidR="006C74A9">
        <w:rPr>
          <w:rFonts w:cs="Calibri"/>
        </w:rPr>
        <w:instrText xml:space="preserve"> ADDIN EN.CITE.DATA </w:instrText>
      </w:r>
      <w:r w:rsidR="006C74A9">
        <w:rPr>
          <w:rFonts w:cs="Calibri"/>
        </w:rPr>
      </w:r>
      <w:r w:rsidR="006C74A9">
        <w:rPr>
          <w:rFonts w:cs="Calibri"/>
        </w:rPr>
        <w:fldChar w:fldCharType="end"/>
      </w:r>
      <w:r w:rsidR="00E81FC0">
        <w:rPr>
          <w:rFonts w:cs="Calibri"/>
        </w:rPr>
      </w:r>
      <w:r w:rsidR="00E81FC0">
        <w:rPr>
          <w:rFonts w:cs="Calibri"/>
        </w:rPr>
        <w:fldChar w:fldCharType="separate"/>
      </w:r>
      <w:r w:rsidR="006C74A9" w:rsidRPr="006C74A9">
        <w:rPr>
          <w:rFonts w:cs="Calibri"/>
          <w:noProof/>
          <w:vertAlign w:val="superscript"/>
        </w:rPr>
        <w:t>40, 41</w:t>
      </w:r>
      <w:r w:rsidR="00E81FC0">
        <w:rPr>
          <w:rFonts w:cs="Calibri"/>
        </w:rPr>
        <w:fldChar w:fldCharType="end"/>
      </w:r>
      <w:r w:rsidR="00E81FC0">
        <w:rPr>
          <w:rFonts w:cs="Calibri"/>
        </w:rPr>
        <w:t xml:space="preserve"> </w:t>
      </w:r>
    </w:p>
    <w:p w14:paraId="17E5D9E1" w14:textId="161FBB26" w:rsidR="004A3BB1" w:rsidRDefault="00531866" w:rsidP="004A3BB1">
      <w:pPr>
        <w:spacing w:after="0" w:line="480" w:lineRule="auto"/>
        <w:rPr>
          <w:rFonts w:cs="Calibri"/>
        </w:rPr>
      </w:pPr>
      <w:r w:rsidRPr="00C01755">
        <w:rPr>
          <w:rFonts w:cs="Calibri" w:hint="cs"/>
        </w:rPr>
        <w:t xml:space="preserve">The morphology of the samples was observed by scanning electron microscopy (SEM) ZEISS GEMINI 500 equipped with an EDS detector from Oxford Instruments. As shown in </w:t>
      </w:r>
      <w:commentRangeStart w:id="21"/>
      <w:r w:rsidRPr="00C01755">
        <w:rPr>
          <w:rFonts w:cs="Calibri" w:hint="cs"/>
          <w:b/>
        </w:rPr>
        <w:t>Figure 2B</w:t>
      </w:r>
      <w:r w:rsidRPr="00C01755">
        <w:rPr>
          <w:rFonts w:cs="Calibri" w:hint="cs"/>
        </w:rPr>
        <w:t xml:space="preserve">, NFM-LDH exhibits typical dense aggregated nanosheet layered morphology. The morphology of NFM-MX is shown in </w:t>
      </w:r>
      <w:r w:rsidRPr="00C01755">
        <w:rPr>
          <w:rFonts w:cs="Calibri" w:hint="cs"/>
          <w:b/>
        </w:rPr>
        <w:t>Figure 2C</w:t>
      </w:r>
      <w:r w:rsidRPr="00C01755">
        <w:rPr>
          <w:rFonts w:cs="Calibri" w:hint="cs"/>
        </w:rPr>
        <w:t xml:space="preserve"> which shows wrinkled and interconnected sheets like morphology in which NFM-LDH is decorated mostly on the </w:t>
      </w:r>
      <w:commentRangeEnd w:id="21"/>
      <w:r w:rsidR="00FB0599" w:rsidRPr="00C01755">
        <w:rPr>
          <w:rStyle w:val="CommentReference"/>
          <w:rFonts w:cs="Calibri" w:hint="cs"/>
          <w:sz w:val="24"/>
          <w:szCs w:val="24"/>
        </w:rPr>
        <w:commentReference w:id="21"/>
      </w:r>
      <w:r w:rsidRPr="00C01755">
        <w:rPr>
          <w:rFonts w:cs="Calibri" w:hint="cs"/>
        </w:rPr>
        <w:t xml:space="preserve">edges of the MXene flakes. This architecture is expected to have synergistic effect of enhancing electrochemical performance by providing more active sites of LDH and MXene as conductive scaffold, suppressing the restacking of MXene sheets and facilitating efficient electrolyte and charge transport across the NFM-MX interface. The elemental distribution of NFM-MX was evaluated by energy dispersive X-ray spectroscopy (EDX). The EDX spectra of NFM-MX seen in </w:t>
      </w:r>
      <w:r w:rsidRPr="00C01755">
        <w:rPr>
          <w:rFonts w:cs="Calibri" w:hint="cs"/>
          <w:i/>
        </w:rPr>
        <w:t>Supporting Information,</w:t>
      </w:r>
      <w:r w:rsidRPr="00C01755">
        <w:rPr>
          <w:rFonts w:cs="Calibri" w:hint="cs"/>
        </w:rPr>
        <w:t xml:space="preserve"> </w:t>
      </w:r>
      <w:r w:rsidRPr="00C01755">
        <w:rPr>
          <w:rFonts w:cs="Calibri" w:hint="cs"/>
          <w:b/>
        </w:rPr>
        <w:t>Figure S1</w:t>
      </w:r>
      <w:r w:rsidRPr="00C01755">
        <w:rPr>
          <w:rFonts w:cs="Calibri" w:hint="cs"/>
        </w:rPr>
        <w:t xml:space="preserve"> shows the characteristic peaks of Ti, Ni, Fe, and Mn confirming the </w:t>
      </w:r>
    </w:p>
    <w:p w14:paraId="26DB6E0B" w14:textId="47C6277E" w:rsidR="00531866" w:rsidRPr="00C01755" w:rsidRDefault="00531866">
      <w:pPr>
        <w:spacing w:after="0" w:line="480" w:lineRule="auto"/>
        <w:rPr>
          <w:rFonts w:cs="Calibri"/>
        </w:rPr>
      </w:pPr>
      <w:r w:rsidRPr="00C01755">
        <w:rPr>
          <w:rFonts w:cs="Calibri" w:hint="cs"/>
        </w:rPr>
        <w:lastRenderedPageBreak/>
        <w:t xml:space="preserve">presence of LDH and MXene in hybrid structure. </w:t>
      </w:r>
      <w:r w:rsidRPr="00C01755">
        <w:rPr>
          <w:rFonts w:cs="Calibri" w:hint="cs"/>
          <w:b/>
        </w:rPr>
        <w:t>Figure 2D-I</w:t>
      </w:r>
      <w:r w:rsidRPr="00C01755">
        <w:rPr>
          <w:rFonts w:cs="Calibri" w:hint="cs"/>
        </w:rPr>
        <w:t xml:space="preserve"> elemental maps clearly revealed the presence of Ti and C from MXene and Ni, Fe and Mn from LDH containing hybrid and their broadly distributed elemental signals support the successful integration of LDH and MXene component within the composite. </w:t>
      </w:r>
    </w:p>
    <w:p w14:paraId="36AAC6DD" w14:textId="0194742F" w:rsidR="002344EB" w:rsidRPr="00C01755" w:rsidDel="00A865BF" w:rsidRDefault="002344EB">
      <w:pPr>
        <w:spacing w:after="0" w:line="480" w:lineRule="auto"/>
        <w:rPr>
          <w:del w:id="22" w:author="Gadpayle, Ayush" w:date="2026-06-11T10:37:00Z" w16du:dateUtc="2026-06-11T08:37:00Z"/>
          <w:rFonts w:cs="Calibri"/>
        </w:rPr>
      </w:pPr>
    </w:p>
    <w:p w14:paraId="04BECEFF" w14:textId="1FF03D59" w:rsidR="002344EB" w:rsidRPr="00C01755" w:rsidRDefault="00445942">
      <w:pPr>
        <w:spacing w:after="0" w:line="480" w:lineRule="auto"/>
        <w:rPr>
          <w:rFonts w:cs="Calibri"/>
        </w:rPr>
      </w:pPr>
      <w:r w:rsidRPr="00C01755">
        <w:rPr>
          <w:rFonts w:cs="Calibri" w:hint="cs"/>
        </w:rPr>
        <w:t>To understand the electronic interaction at the NFM-MX interface, charge density difference (CDD), projected density of states (PDOS), planar-averaged electrostatic potential, and Bader charge analyses were performed. The combined results consistently indicate significant interfacial charge transfer from LDH to MXene, leading to interface dipole formation. The optimized atomic structure of NFM</w:t>
      </w:r>
      <w:r w:rsidR="00AB29E8">
        <w:rPr>
          <w:rFonts w:cs="Calibri"/>
        </w:rPr>
        <w:t>-MX</w:t>
      </w:r>
      <w:r w:rsidRPr="00C01755">
        <w:rPr>
          <w:rFonts w:cs="Calibri" w:hint="cs"/>
        </w:rPr>
        <w:t xml:space="preserve"> is shown in </w:t>
      </w:r>
      <w:r w:rsidRPr="00D45AA5">
        <w:rPr>
          <w:rFonts w:cs="Calibri" w:hint="cs"/>
          <w:b/>
          <w:bCs/>
        </w:rPr>
        <w:t>Figure 3A</w:t>
      </w:r>
      <w:r w:rsidRPr="00C01755">
        <w:rPr>
          <w:rFonts w:cs="Calibri" w:hint="cs"/>
        </w:rPr>
        <w:t xml:space="preserve">, MX and NFM are </w:t>
      </w:r>
      <w:r w:rsidR="0096538E">
        <w:rPr>
          <w:rFonts w:cs="Calibri"/>
        </w:rPr>
        <w:t>given</w:t>
      </w:r>
      <w:r w:rsidRPr="00C01755">
        <w:rPr>
          <w:rFonts w:cs="Calibri" w:hint="cs"/>
        </w:rPr>
        <w:t xml:space="preserve"> in</w:t>
      </w:r>
      <w:r w:rsidR="00D45AA5" w:rsidRPr="0018770A">
        <w:rPr>
          <w:rFonts w:cs="Calibri" w:hint="cs"/>
        </w:rPr>
        <w:t xml:space="preserve"> </w:t>
      </w:r>
      <w:r w:rsidR="00D45AA5" w:rsidRPr="00D45AA5">
        <w:rPr>
          <w:rFonts w:cs="Calibri" w:hint="cs"/>
          <w:i/>
          <w:iCs/>
        </w:rPr>
        <w:t>Supporting information</w:t>
      </w:r>
      <w:r w:rsidR="00082E10">
        <w:rPr>
          <w:rFonts w:cs="Calibri"/>
        </w:rPr>
        <w:t xml:space="preserve">, </w:t>
      </w:r>
      <w:commentRangeStart w:id="23"/>
      <w:r w:rsidRPr="00D45AA5">
        <w:rPr>
          <w:rFonts w:cs="Calibri" w:hint="cs"/>
          <w:b/>
          <w:bCs/>
        </w:rPr>
        <w:t>Figure S2</w:t>
      </w:r>
      <w:commentRangeEnd w:id="23"/>
      <w:r w:rsidR="00FB0599" w:rsidRPr="00C01755">
        <w:rPr>
          <w:rStyle w:val="CommentReference"/>
          <w:rFonts w:cs="Calibri" w:hint="cs"/>
          <w:sz w:val="24"/>
          <w:szCs w:val="24"/>
        </w:rPr>
        <w:commentReference w:id="23"/>
      </w:r>
      <w:r w:rsidRPr="00C01755">
        <w:rPr>
          <w:rFonts w:cs="Calibri" w:hint="cs"/>
        </w:rPr>
        <w:t xml:space="preserve">. In </w:t>
      </w:r>
      <w:r w:rsidRPr="00C01755">
        <w:rPr>
          <w:rFonts w:cs="Calibri" w:hint="cs"/>
          <w:b/>
        </w:rPr>
        <w:t>Figure 3B</w:t>
      </w:r>
      <w:r w:rsidRPr="00C01755">
        <w:rPr>
          <w:rFonts w:cs="Calibri" w:hint="cs"/>
        </w:rPr>
        <w:t>, the CDD isosurface shows that charge redistribution is primarily localized at the NFM-MX interface rather than in the bulk regions of either material, indicating that the electronic interaction is interfacial in nature. Electron depletion is mainly observed on the NFM side near the interfacial surface hydroxyl sides, while electron accumulation is observed on the MX side, particularly near surface oxygen/hydroxyl groups. The direction and magnitude of charge transfer are further quantified using Bader charge analysis. The results show a net charge transfer of 0.015 e</w:t>
      </w:r>
      <w:r w:rsidRPr="00C01755">
        <w:rPr>
          <w:rFonts w:cs="Calibri" w:hint="cs"/>
          <w:vertAlign w:val="superscript"/>
        </w:rPr>
        <w:t>-</w:t>
      </w:r>
      <w:r w:rsidRPr="00C01755">
        <w:rPr>
          <w:rFonts w:cs="Calibri" w:hint="cs"/>
        </w:rPr>
        <w:t> Å</w:t>
      </w:r>
      <w:r w:rsidRPr="00C01755">
        <w:rPr>
          <w:rFonts w:cs="Calibri" w:hint="cs"/>
          <w:vertAlign w:val="superscript"/>
        </w:rPr>
        <w:t>-2</w:t>
      </w:r>
      <w:r w:rsidRPr="00C01755">
        <w:rPr>
          <w:rFonts w:cs="Calibri" w:hint="cs"/>
        </w:rPr>
        <w:t xml:space="preserve"> from NFM to MX for the normalized simulated supercell area, indicating that the NFM-LDH layer becomes relatively electron depleted, whereas the MXene layer becomes electron enriched upon interface formation. This charge redistribution leads to the formation of an interface dipole and Van der Waals electronic coupling between the two materials. </w:t>
      </w:r>
    </w:p>
    <w:p w14:paraId="531B4243" w14:textId="77777777" w:rsidR="002344EB" w:rsidRPr="00C01755" w:rsidRDefault="00445942">
      <w:pPr>
        <w:spacing w:after="0" w:line="480" w:lineRule="auto"/>
        <w:rPr>
          <w:rFonts w:cs="Calibri"/>
        </w:rPr>
      </w:pPr>
      <w:r w:rsidRPr="00C01755">
        <w:rPr>
          <w:rFonts w:cs="Calibri" w:hint="cs"/>
        </w:rPr>
        <w:t>To examine the nature of this interaction, a two-dimensional ELF map was generated for a plane (100) intersecting the NFM-MX contact region (</w:t>
      </w:r>
      <w:r w:rsidRPr="00C01755">
        <w:rPr>
          <w:rFonts w:cs="Calibri" w:hint="cs"/>
          <w:b/>
        </w:rPr>
        <w:t>Figure 3C</w:t>
      </w:r>
      <w:r w:rsidRPr="00C01755">
        <w:rPr>
          <w:rFonts w:cs="Calibri" w:hint="cs"/>
        </w:rPr>
        <w:t xml:space="preserve">). As shown in </w:t>
      </w:r>
      <w:r w:rsidRPr="00C01755">
        <w:rPr>
          <w:rFonts w:cs="Calibri" w:hint="cs"/>
          <w:i/>
        </w:rPr>
        <w:t>Supporting Information</w:t>
      </w:r>
      <w:r w:rsidRPr="00C01755">
        <w:rPr>
          <w:rFonts w:cs="Calibri" w:hint="cs"/>
        </w:rPr>
        <w:t xml:space="preserve">, </w:t>
      </w:r>
      <w:r w:rsidRPr="00C01755">
        <w:rPr>
          <w:rFonts w:cs="Calibri" w:hint="cs"/>
          <w:b/>
        </w:rPr>
        <w:t>Figure S3</w:t>
      </w:r>
      <w:r w:rsidRPr="00C01755">
        <w:rPr>
          <w:rFonts w:cs="Calibri" w:hint="cs"/>
        </w:rPr>
        <w:t>, The ELF maps of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and NFM-LDH reveal distinct electron-localization behavior. In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strong localization is mainly observed around the surface terminations, while the Ti-C </w:t>
      </w:r>
      <w:r w:rsidRPr="00C01755">
        <w:rPr>
          <w:rFonts w:cs="Calibri" w:hint="cs"/>
        </w:rPr>
        <w:lastRenderedPageBreak/>
        <w:t xml:space="preserve">framework exhibits continuously more delocalized electronic character. In contrast, NFM-LDH shows pronounced electron localization only around surface hydroxyl group and metal centers show low localized electron density which is consistent with its poor intrinsic conductivity. No continuous high-ELF region is evident across the NFM-MX interface. MXene and LDH electronic localization remain intact without changing its intrinsic electronic properties. Interaction is consistent with oxygen/hydroxyl-mediated (Ti-O-H…O) electrostatic attraction between the NFM-LDH and MX surfaces. </w:t>
      </w:r>
    </w:p>
    <w:p w14:paraId="57C9DCFB" w14:textId="4FEC2B3E" w:rsidR="002344EB" w:rsidRPr="00C01755" w:rsidRDefault="00445942">
      <w:pPr>
        <w:spacing w:after="0" w:line="480" w:lineRule="auto"/>
        <w:rPr>
          <w:rFonts w:cs="Calibri"/>
        </w:rPr>
      </w:pPr>
      <w:r w:rsidRPr="00C01755">
        <w:rPr>
          <w:rFonts w:cs="Calibri" w:hint="cs"/>
        </w:rPr>
        <w:t xml:space="preserve">The electronic states associated with interface formation were further evaluated using density of state (TDOS) and projected density of state (PDOS) analyses. </w:t>
      </w:r>
      <w:r w:rsidR="00752C51">
        <w:rPr>
          <w:rFonts w:cs="Calibri"/>
        </w:rPr>
        <w:t xml:space="preserve">As shown in </w:t>
      </w:r>
      <w:r w:rsidR="00256623" w:rsidRPr="00256623">
        <w:rPr>
          <w:rFonts w:cs="Calibri"/>
          <w:b/>
          <w:bCs/>
        </w:rPr>
        <w:t>Figure 3D</w:t>
      </w:r>
      <w:r w:rsidR="00256623">
        <w:rPr>
          <w:rFonts w:cs="Calibri"/>
        </w:rPr>
        <w:t xml:space="preserve">, </w:t>
      </w:r>
      <w:r w:rsidRPr="00C01755">
        <w:rPr>
          <w:rFonts w:cs="Calibri" w:hint="cs"/>
        </w:rPr>
        <w:t>The MX Ti 3d finite states retains near Fermi-level (E</w:t>
      </w:r>
      <w:r w:rsidRPr="00C01755">
        <w:rPr>
          <w:rFonts w:cs="Calibri" w:hint="cs"/>
          <w:i/>
          <w:iCs/>
          <w:vertAlign w:val="subscript"/>
        </w:rPr>
        <w:t>F</w:t>
      </w:r>
      <w:r w:rsidRPr="00C01755">
        <w:rPr>
          <w:rFonts w:cs="Calibri" w:hint="cs"/>
        </w:rPr>
        <w:t>) region, supporting the role of MXene as the conductive pathway, while NFM displays spin polarized states near E</w:t>
      </w:r>
      <w:r w:rsidRPr="00C01755">
        <w:rPr>
          <w:rFonts w:cs="Calibri" w:hint="cs"/>
          <w:i/>
          <w:iCs/>
          <w:vertAlign w:val="subscript"/>
        </w:rPr>
        <w:t>F</w:t>
      </w:r>
      <w:r w:rsidRPr="00C01755">
        <w:rPr>
          <w:rFonts w:cs="Calibri" w:hint="cs"/>
        </w:rPr>
        <w:t>, which can be associated with transition-metal d states contributions. However, NFM-MX shows the different distribution of transitional metal d orbitals coexisting with Ti 3d states (</w:t>
      </w:r>
      <w:r w:rsidRPr="00C01755">
        <w:rPr>
          <w:rFonts w:cs="Calibri" w:hint="cs"/>
          <w:i/>
        </w:rPr>
        <w:t>Supporting Information</w:t>
      </w:r>
      <w:r w:rsidRPr="00C01755">
        <w:rPr>
          <w:rFonts w:cs="Calibri" w:hint="cs"/>
        </w:rPr>
        <w:t xml:space="preserve">, </w:t>
      </w:r>
      <w:r w:rsidRPr="00C01755">
        <w:rPr>
          <w:rFonts w:cs="Calibri" w:hint="cs"/>
          <w:b/>
        </w:rPr>
        <w:t>Figure S4</w:t>
      </w:r>
      <w:r w:rsidRPr="00C01755">
        <w:rPr>
          <w:rFonts w:cs="Calibri" w:hint="cs"/>
        </w:rPr>
        <w:t xml:space="preserve">). This behavior suggests interface-induced electronic modulation following heterostructure formation. </w:t>
      </w:r>
    </w:p>
    <w:p w14:paraId="762F5E73" w14:textId="01308D3E" w:rsidR="002344EB" w:rsidRPr="00C01755" w:rsidRDefault="00E508DA">
      <w:pPr>
        <w:spacing w:after="0" w:line="480" w:lineRule="auto"/>
        <w:rPr>
          <w:rFonts w:cs="Calibri"/>
        </w:rPr>
      </w:pPr>
      <w:r w:rsidRPr="00E508DA">
        <w:rPr>
          <w:rFonts w:cs="Calibri"/>
        </w:rPr>
        <w:t>The planar-averaged electrostatic potential profiles were calculated to evaluate the surface work functions</w:t>
      </w:r>
      <w:r w:rsidR="0036635F">
        <w:rPr>
          <w:rFonts w:cs="Calibri"/>
        </w:rPr>
        <w:t>(</w:t>
      </w:r>
      <w:r w:rsidR="0036635F">
        <w:rPr>
          <w:rFonts w:cs="Calibri" w:hint="cs"/>
        </w:rPr>
        <w:t>Ф</w:t>
      </w:r>
      <w:r w:rsidR="0036635F">
        <w:rPr>
          <w:rFonts w:cs="Calibri"/>
        </w:rPr>
        <w:t>)</w:t>
      </w:r>
      <w:r w:rsidRPr="00E508DA">
        <w:rPr>
          <w:rFonts w:cs="Calibri"/>
        </w:rPr>
        <w:t xml:space="preserve"> and interfacial electrostatic asymmetry of the NFM-MX heterostructure, as shown in </w:t>
      </w:r>
      <w:r w:rsidRPr="009D2BDD">
        <w:rPr>
          <w:rFonts w:cs="Calibri"/>
          <w:b/>
          <w:bCs/>
        </w:rPr>
        <w:t>Figure</w:t>
      </w:r>
      <w:r w:rsidR="009D2BDD">
        <w:rPr>
          <w:rFonts w:cs="Calibri"/>
          <w:b/>
          <w:bCs/>
        </w:rPr>
        <w:t> </w:t>
      </w:r>
      <w:r w:rsidRPr="009D2BDD">
        <w:rPr>
          <w:rFonts w:cs="Calibri"/>
          <w:b/>
          <w:bCs/>
        </w:rPr>
        <w:t>3E</w:t>
      </w:r>
      <w:r w:rsidRPr="00C01755">
        <w:rPr>
          <w:rFonts w:cs="Calibri" w:hint="cs"/>
        </w:rPr>
        <w:t xml:space="preserve">. </w:t>
      </w:r>
      <w:r w:rsidR="001C48A3" w:rsidRPr="001C48A3">
        <w:rPr>
          <w:rFonts w:cs="Calibri"/>
        </w:rPr>
        <w:t>The surface work function (</w:t>
      </w:r>
      <w:r w:rsidR="001C48A3">
        <w:rPr>
          <w:rFonts w:cs="Calibri" w:hint="cs"/>
        </w:rPr>
        <w:t>Ф</w:t>
      </w:r>
      <w:r w:rsidR="001C48A3" w:rsidRPr="001C48A3">
        <w:rPr>
          <w:rFonts w:cs="Calibri"/>
        </w:rPr>
        <w:t>) was determined using</w:t>
      </w:r>
      <w:r w:rsidR="00440D18">
        <w:rPr>
          <w:rFonts w:cs="Calibri"/>
        </w:rPr>
        <w:t xml:space="preserve"> </w:t>
      </w:r>
      <w:r w:rsidR="00440D18">
        <w:rPr>
          <w:rFonts w:cs="Calibri" w:hint="cs"/>
        </w:rPr>
        <w:t>Ф</w:t>
      </w:r>
      <w:r w:rsidR="00440D18">
        <w:rPr>
          <w:rFonts w:cs="Calibri"/>
        </w:rPr>
        <w:t xml:space="preserve"> </w:t>
      </w:r>
      <w:r w:rsidR="00440D18" w:rsidRPr="00636247">
        <w:rPr>
          <w:rFonts w:cs="Calibri"/>
          <w:i/>
          <w:iCs/>
        </w:rPr>
        <w:t>= E</w:t>
      </w:r>
      <w:r w:rsidR="00065EB6" w:rsidRPr="00636247">
        <w:rPr>
          <w:rFonts w:cs="Calibri"/>
          <w:i/>
          <w:iCs/>
          <w:vertAlign w:val="subscript"/>
        </w:rPr>
        <w:t>vacuume</w:t>
      </w:r>
      <w:r w:rsidR="00065EB6" w:rsidRPr="00636247">
        <w:rPr>
          <w:rFonts w:cs="Calibri"/>
          <w:i/>
          <w:iCs/>
        </w:rPr>
        <w:t xml:space="preserve"> – </w:t>
      </w:r>
      <w:r w:rsidR="004203D2" w:rsidRPr="003813DD">
        <w:rPr>
          <w:rFonts w:cs="Calibri"/>
        </w:rPr>
        <w:t>E</w:t>
      </w:r>
      <w:r w:rsidR="004203D2" w:rsidRPr="003813DD">
        <w:rPr>
          <w:rFonts w:cs="Calibri"/>
          <w:i/>
          <w:iCs/>
          <w:vertAlign w:val="subscript"/>
        </w:rPr>
        <w:t>fermi</w:t>
      </w:r>
      <w:r w:rsidR="00EB3936">
        <w:rPr>
          <w:rFonts w:cs="Calibri"/>
        </w:rPr>
        <w:t xml:space="preserve">, where </w:t>
      </w:r>
      <w:r w:rsidR="00E21A79" w:rsidRPr="00E21A79">
        <w:rPr>
          <w:rFonts w:cs="Calibri"/>
          <w:i/>
          <w:iCs/>
        </w:rPr>
        <w:t>E</w:t>
      </w:r>
      <w:r w:rsidR="00E21A79" w:rsidRPr="00E21A79">
        <w:rPr>
          <w:rFonts w:cs="Calibri"/>
          <w:i/>
          <w:iCs/>
          <w:vertAlign w:val="subscript"/>
        </w:rPr>
        <w:t xml:space="preserve">vacuume </w:t>
      </w:r>
      <w:r w:rsidR="003E41FA" w:rsidRPr="00E81FC0">
        <w:rPr>
          <w:rFonts w:cs="Calibri"/>
        </w:rPr>
        <w:t>is the vacuum energy level</w:t>
      </w:r>
      <w:r w:rsidR="009D2BDD">
        <w:rPr>
          <w:rFonts w:cs="Calibri"/>
        </w:rPr>
        <w:t xml:space="preserve"> and </w:t>
      </w:r>
      <w:r w:rsidR="009D2BDD" w:rsidRPr="00D37760">
        <w:rPr>
          <w:rFonts w:cs="Calibri"/>
          <w:i/>
          <w:iCs/>
        </w:rPr>
        <w:t>E</w:t>
      </w:r>
      <w:r w:rsidR="009D2BDD" w:rsidRPr="00D37760">
        <w:rPr>
          <w:rFonts w:cs="Calibri"/>
          <w:i/>
          <w:iCs/>
          <w:vertAlign w:val="subscript"/>
        </w:rPr>
        <w:t>fermi</w:t>
      </w:r>
      <w:r w:rsidR="009D2BDD">
        <w:rPr>
          <w:rFonts w:cs="Calibri"/>
        </w:rPr>
        <w:t xml:space="preserve"> is </w:t>
      </w:r>
      <w:r w:rsidR="00D37760">
        <w:rPr>
          <w:rFonts w:cs="Calibri"/>
        </w:rPr>
        <w:t>fermi level energy.</w:t>
      </w:r>
      <w:r w:rsidR="003E41FA" w:rsidRPr="00E81FC0">
        <w:rPr>
          <w:rFonts w:cs="Calibri"/>
        </w:rPr>
        <w:t xml:space="preserve"> </w:t>
      </w:r>
      <w:r w:rsidRPr="003813DD">
        <w:rPr>
          <w:rFonts w:cs="Calibri" w:hint="cs"/>
        </w:rPr>
        <w:t>The</w:t>
      </w:r>
      <w:r w:rsidRPr="00C01755">
        <w:rPr>
          <w:rFonts w:cs="Calibri" w:hint="cs"/>
        </w:rPr>
        <w:t xml:space="preserve"> isolated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slab exhibits relatively high surface work functions of 5.33 eV, consistent with its metallic and electron-accepting character. In contrast, the isolated NFM-LDH slab shows much lower surface work functions of 1.58 eV. NFM-MX heterostructure exhibits two distinct vacuum levels, corresponding to apparent surface work functions of 5.08 eV for the MXene-exposed side and 1.78 eV for the NFM-exposed side. The shift in surface work function compared with the isolated components indicates vacuum-level modification and interfacial dipole formation at the NFM-LDH/MXene interface. This behavior is </w:t>
      </w:r>
      <w:r w:rsidRPr="00C01755">
        <w:rPr>
          <w:rFonts w:cs="Calibri" w:hint="cs"/>
        </w:rPr>
        <w:lastRenderedPageBreak/>
        <w:t>consistent with the CDD and Bader charge analyses, which reveal interfacial charge redistribution with electron accumulation toward the MXene side (0.015 e</w:t>
      </w:r>
      <w:r w:rsidRPr="00C01755">
        <w:rPr>
          <w:rFonts w:cs="Calibri" w:hint="cs"/>
          <w:vertAlign w:val="superscript"/>
        </w:rPr>
        <w:t>-</w:t>
      </w:r>
      <w:r w:rsidRPr="00C01755">
        <w:rPr>
          <w:rFonts w:cs="Calibri" w:hint="cs"/>
        </w:rPr>
        <w:t> Å</w:t>
      </w:r>
      <w:r w:rsidRPr="00C01755">
        <w:rPr>
          <w:rFonts w:cs="Calibri" w:hint="cs"/>
          <w:vertAlign w:val="superscript"/>
        </w:rPr>
        <w:t>-2</w:t>
      </w:r>
      <w:r w:rsidRPr="00C01755">
        <w:rPr>
          <w:rFonts w:cs="Calibri" w:hint="cs"/>
        </w:rPr>
        <w:t>). The resulting built-in electrostatic field can promote directional charge transport from the dopamine-active NFM-LDH domains toward the conductive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scaffold, thereby contributing to the enhanced electrochemical response of the NFM-MX electrode.</w:t>
      </w:r>
    </w:p>
    <w:p w14:paraId="124756BE" w14:textId="77777777" w:rsidR="002344EB" w:rsidRPr="00C01755" w:rsidRDefault="002344EB">
      <w:pPr>
        <w:spacing w:after="0" w:line="480" w:lineRule="auto"/>
        <w:rPr>
          <w:rFonts w:cs="Calibri"/>
        </w:rPr>
      </w:pPr>
    </w:p>
    <w:p w14:paraId="0FD6A1F6" w14:textId="2ACEC41B" w:rsidR="002B3C23" w:rsidRDefault="002B3C23">
      <w:pPr>
        <w:pStyle w:val="Heading1"/>
        <w:numPr>
          <w:ilvl w:val="1"/>
          <w:numId w:val="2"/>
        </w:numPr>
        <w:tabs>
          <w:tab w:val="left" w:pos="567"/>
        </w:tabs>
        <w:spacing w:before="0" w:after="0" w:line="480" w:lineRule="auto"/>
        <w:ind w:left="567" w:hanging="567"/>
        <w:rPr>
          <w:rFonts w:ascii="Calibri" w:hAnsi="Calibri" w:cs="Calibri"/>
          <w:b/>
          <w:bCs/>
          <w:color w:val="000000" w:themeColor="text1"/>
          <w:sz w:val="24"/>
          <w:szCs w:val="24"/>
        </w:rPr>
      </w:pPr>
      <w:r>
        <w:rPr>
          <w:rFonts w:ascii="Calibri" w:hAnsi="Calibri" w:cs="Calibri"/>
          <w:b/>
          <w:bCs/>
          <w:color w:val="000000" w:themeColor="text1"/>
          <w:sz w:val="24"/>
          <w:szCs w:val="24"/>
        </w:rPr>
        <w:t xml:space="preserve">Electrochemical </w:t>
      </w:r>
      <w:r w:rsidR="000168D9">
        <w:rPr>
          <w:rFonts w:ascii="Calibri" w:hAnsi="Calibri" w:cs="Calibri"/>
          <w:b/>
          <w:bCs/>
          <w:color w:val="000000" w:themeColor="text1"/>
          <w:sz w:val="24"/>
          <w:szCs w:val="24"/>
        </w:rPr>
        <w:t>Characterization</w:t>
      </w:r>
      <w:r w:rsidR="00D81707">
        <w:rPr>
          <w:rFonts w:ascii="Calibri" w:hAnsi="Calibri" w:cs="Calibri"/>
          <w:b/>
          <w:bCs/>
          <w:color w:val="000000" w:themeColor="text1"/>
          <w:sz w:val="24"/>
          <w:szCs w:val="24"/>
        </w:rPr>
        <w:t xml:space="preserve"> </w:t>
      </w:r>
    </w:p>
    <w:p w14:paraId="3537ECDB" w14:textId="31300B25" w:rsidR="00D81707" w:rsidRPr="00D81707" w:rsidRDefault="00D81707" w:rsidP="00D81707"/>
    <w:p w14:paraId="55D77F54" w14:textId="5AD3F123" w:rsidR="002344EB" w:rsidRPr="00C01755" w:rsidRDefault="00445942">
      <w:pPr>
        <w:pStyle w:val="Heading1"/>
        <w:numPr>
          <w:ilvl w:val="1"/>
          <w:numId w:val="2"/>
        </w:numPr>
        <w:tabs>
          <w:tab w:val="left" w:pos="567"/>
        </w:tabs>
        <w:spacing w:before="0" w:after="0" w:line="480" w:lineRule="auto"/>
        <w:ind w:left="567" w:hanging="567"/>
        <w:rPr>
          <w:rFonts w:ascii="Calibri" w:hAnsi="Calibri" w:cs="Calibri"/>
          <w:b/>
          <w:bCs/>
          <w:color w:val="000000" w:themeColor="text1"/>
          <w:sz w:val="24"/>
          <w:szCs w:val="24"/>
        </w:rPr>
      </w:pPr>
      <w:r w:rsidRPr="00C01755">
        <w:rPr>
          <w:rFonts w:ascii="Calibri" w:hAnsi="Calibri" w:cs="Calibri" w:hint="cs"/>
          <w:b/>
          <w:bCs/>
          <w:color w:val="000000" w:themeColor="text1"/>
          <w:sz w:val="24"/>
          <w:szCs w:val="24"/>
        </w:rPr>
        <w:t>Dopamine sensing performance</w:t>
      </w:r>
    </w:p>
    <w:p w14:paraId="473C9E38" w14:textId="35CAE13C" w:rsidR="002344EB" w:rsidRPr="00C01755" w:rsidRDefault="00445942">
      <w:pPr>
        <w:spacing w:after="0" w:line="480" w:lineRule="auto"/>
        <w:rPr>
          <w:rFonts w:cs="Calibri"/>
        </w:rPr>
      </w:pPr>
      <w:r w:rsidRPr="00C01755">
        <w:rPr>
          <w:rFonts w:cs="Calibri" w:hint="cs"/>
        </w:rPr>
        <w:t xml:space="preserve">The </w:t>
      </w:r>
      <w:r w:rsidR="001C03AA">
        <w:rPr>
          <w:rFonts w:cs="Calibri"/>
        </w:rPr>
        <w:t xml:space="preserve">DA </w:t>
      </w:r>
      <w:r w:rsidR="00EB23B1">
        <w:rPr>
          <w:rFonts w:cs="Calibri"/>
        </w:rPr>
        <w:t>current</w:t>
      </w:r>
      <w:r w:rsidRPr="00C01755">
        <w:rPr>
          <w:rFonts w:cs="Calibri" w:hint="cs"/>
        </w:rPr>
        <w:t xml:space="preserve"> responses of different electrode</w:t>
      </w:r>
      <w:r w:rsidR="00EB23B1">
        <w:rPr>
          <w:rFonts w:cs="Calibri"/>
        </w:rPr>
        <w:t xml:space="preserve">s </w:t>
      </w:r>
      <w:r w:rsidRPr="00C01755">
        <w:rPr>
          <w:rFonts w:cs="Calibri" w:hint="cs"/>
        </w:rPr>
        <w:t>toward 1</w:t>
      </w:r>
      <w:r w:rsidR="00B118EB">
        <w:rPr>
          <w:rFonts w:cs="Calibri" w:hint="eastAsia"/>
        </w:rPr>
        <w:t> </w:t>
      </w:r>
      <w:r w:rsidRPr="00C01755">
        <w:rPr>
          <w:rFonts w:cs="Calibri" w:hint="cs"/>
        </w:rPr>
        <w:t>µM DA in 0.1</w:t>
      </w:r>
      <w:r w:rsidR="00B118EB">
        <w:rPr>
          <w:rFonts w:cs="Calibri" w:hint="eastAsia"/>
        </w:rPr>
        <w:t> </w:t>
      </w:r>
      <w:r w:rsidRPr="00C01755">
        <w:rPr>
          <w:rFonts w:cs="Calibri" w:hint="cs"/>
        </w:rPr>
        <w:t xml:space="preserve">M PBS were compared to optimizing the NFM-MX ratio. As shown in </w:t>
      </w:r>
      <w:r w:rsidRPr="00C01755">
        <w:rPr>
          <w:rFonts w:cs="Calibri" w:hint="cs"/>
          <w:b/>
        </w:rPr>
        <w:t>Figure 4A</w:t>
      </w:r>
      <w:r w:rsidRPr="00C01755">
        <w:rPr>
          <w:rFonts w:cs="Calibri" w:hint="cs"/>
        </w:rPr>
        <w:t>, pristine MXene and NFM-LDH exhibited comparable DA currents, suggesting that neither MX conductivity alone nor NFM active sites alone are sufficient to maximize the dopamine oxidation response.</w:t>
      </w:r>
    </w:p>
    <w:p w14:paraId="5B94D5BA" w14:textId="5601F26A" w:rsidR="00E51FEB" w:rsidRPr="00C01755" w:rsidRDefault="00445942">
      <w:pPr>
        <w:spacing w:after="0" w:line="480" w:lineRule="auto"/>
        <w:rPr>
          <w:rFonts w:cs="Calibri"/>
        </w:rPr>
      </w:pPr>
      <w:r w:rsidRPr="00C01755">
        <w:rPr>
          <w:rFonts w:cs="Calibri" w:hint="cs"/>
        </w:rPr>
        <w:t>After coupling NFM-LDH</w:t>
      </w:r>
      <w:r w:rsidR="00661894">
        <w:rPr>
          <w:rFonts w:cs="Calibri"/>
        </w:rPr>
        <w:t xml:space="preserve"> in different vol% </w:t>
      </w:r>
      <w:r w:rsidRPr="00C01755">
        <w:rPr>
          <w:rFonts w:cs="Calibri" w:hint="cs"/>
        </w:rPr>
        <w:t>with MX, the DA peak current increased significantly</w:t>
      </w:r>
      <w:r w:rsidR="00D76CC1">
        <w:rPr>
          <w:rFonts w:cs="Calibri"/>
        </w:rPr>
        <w:t xml:space="preserve"> with increasing NFM</w:t>
      </w:r>
      <w:r w:rsidRPr="00C01755">
        <w:rPr>
          <w:rFonts w:cs="Calibri" w:hint="cs"/>
        </w:rPr>
        <w:t xml:space="preserve">, confirming the synergistic contribution of the two components. The enhanced response can be attributed to the combination of structural and interfacial effects. NFM-LDH on MXene sheets can suppress MXene restacking and create a more open, porous hybrid architecture, improving electrolyte penetration and exposing a larger number of accessible active sites. Among </w:t>
      </w:r>
      <w:r w:rsidR="00B767C9">
        <w:rPr>
          <w:rFonts w:cs="Calibri"/>
        </w:rPr>
        <w:t>all</w:t>
      </w:r>
      <w:r w:rsidR="00700E38">
        <w:rPr>
          <w:rFonts w:cs="Calibri"/>
        </w:rPr>
        <w:t xml:space="preserve"> the hybrids</w:t>
      </w:r>
      <w:r w:rsidRPr="00C01755">
        <w:rPr>
          <w:rFonts w:cs="Calibri" w:hint="cs"/>
        </w:rPr>
        <w:t xml:space="preserve">, the </w:t>
      </w:r>
      <w:r w:rsidR="00700E38">
        <w:rPr>
          <w:rFonts w:cs="Calibri"/>
        </w:rPr>
        <w:t xml:space="preserve">current </w:t>
      </w:r>
      <w:r w:rsidRPr="00C01755">
        <w:rPr>
          <w:rFonts w:cs="Calibri" w:hint="cs"/>
        </w:rPr>
        <w:t>response increased from 10% to 30% NFM-MX, with 20% and 30% NFM-MX showing similarly high peak currents. Although 30% NFM-MX gave a slightly higher average current, 20% NFM-MX was selected as the optimized composition because it provided a strong and reproducible DA response while maintaining a balanced interface between LDH active sites and conductive MXene pathways. Further increase in NFM loading may introduce</w:t>
      </w:r>
      <w:r w:rsidR="00700E38">
        <w:rPr>
          <w:rFonts w:cs="Calibri"/>
        </w:rPr>
        <w:t xml:space="preserve"> or open</w:t>
      </w:r>
      <w:r w:rsidRPr="00C01755">
        <w:rPr>
          <w:rFonts w:cs="Calibri" w:hint="cs"/>
        </w:rPr>
        <w:t xml:space="preserve"> additional</w:t>
      </w:r>
      <w:r w:rsidR="00700E38">
        <w:rPr>
          <w:rFonts w:cs="Calibri"/>
        </w:rPr>
        <w:t xml:space="preserve"> </w:t>
      </w:r>
      <w:r w:rsidR="00F41E19">
        <w:rPr>
          <w:rFonts w:cs="Calibri"/>
        </w:rPr>
        <w:t xml:space="preserve">active </w:t>
      </w:r>
      <w:r w:rsidRPr="00C01755">
        <w:rPr>
          <w:rFonts w:cs="Calibri" w:hint="cs"/>
        </w:rPr>
        <w:t xml:space="preserve">sites, but it can also partially block MX conductive channels or promote local aggregation. To </w:t>
      </w:r>
      <w:r w:rsidRPr="00C01755">
        <w:rPr>
          <w:rFonts w:cs="Calibri" w:hint="cs"/>
        </w:rPr>
        <w:lastRenderedPageBreak/>
        <w:t xml:space="preserve">evaluate the sensing performance toward dopamine (DA), differential pulse voltammetry (DPV) measurements were carried out within the potential window of -0.4 to +0.25 V (vs. Ag/AgCl) in 0.1 M phosphate-buffered saline (PBS, pH 7.0). As shown in </w:t>
      </w:r>
      <w:r w:rsidRPr="00E5394E">
        <w:rPr>
          <w:rFonts w:cs="Calibri" w:hint="cs"/>
          <w:b/>
          <w:bCs/>
        </w:rPr>
        <w:t>Figure 4B</w:t>
      </w:r>
      <w:r w:rsidRPr="000F4820">
        <w:rPr>
          <w:rFonts w:cs="Calibri" w:hint="cs"/>
        </w:rPr>
        <w:t>,</w:t>
      </w:r>
      <w:r w:rsidRPr="00C01755">
        <w:rPr>
          <w:rFonts w:cs="Calibri" w:hint="cs"/>
        </w:rPr>
        <w:t xml:space="preserve"> the DA oxidation current increases progressively with successive additions of DA in the concentration range of 0 to 1 µM. DA oxidation on bare carbon SPE electrode shows lower current response and poor concentration dependent calibration than prepared material as can be seen in </w:t>
      </w:r>
      <w:r w:rsidRPr="00E5394E">
        <w:rPr>
          <w:rFonts w:cs="Calibri" w:hint="cs"/>
          <w:b/>
          <w:bCs/>
        </w:rPr>
        <w:t>Figure S5</w:t>
      </w:r>
      <w:r w:rsidR="0073131B">
        <w:rPr>
          <w:rFonts w:cs="Calibri"/>
          <w:b/>
          <w:bCs/>
        </w:rPr>
        <w:t>A</w:t>
      </w:r>
      <w:r w:rsidRPr="00C01755">
        <w:rPr>
          <w:rFonts w:cs="Calibri" w:hint="cs"/>
        </w:rPr>
        <w:t xml:space="preserve">. A linear relationship between current and DA concentration was provided in </w:t>
      </w:r>
      <w:r w:rsidRPr="009C6553">
        <w:rPr>
          <w:rFonts w:cs="Calibri" w:hint="cs"/>
          <w:b/>
          <w:bCs/>
        </w:rPr>
        <w:t>Figure 4C</w:t>
      </w:r>
      <w:r w:rsidRPr="00C01755">
        <w:rPr>
          <w:rFonts w:cs="Calibri" w:hint="cs"/>
        </w:rPr>
        <w:t xml:space="preserve"> within the range of 0-1 µM, with a correlation coefficient (R</w:t>
      </w:r>
      <w:r w:rsidRPr="00C01755">
        <w:rPr>
          <w:rFonts w:cs="Calibri" w:hint="cs"/>
          <w:vertAlign w:val="superscript"/>
        </w:rPr>
        <w:t>2</w:t>
      </w:r>
      <w:r w:rsidRPr="00C01755">
        <w:rPr>
          <w:rFonts w:cs="Calibri" w:hint="cs"/>
        </w:rPr>
        <w:t>) of 0.99 and with calculated limit of detection (LOD) of 0.109 µM using the formula LOD = 3σ/S, where σ is the standard deviation of black signal in PBS and S is the slope of calibration curve.</w:t>
      </w:r>
    </w:p>
    <w:p w14:paraId="23B5A1EE" w14:textId="2ADA9D91" w:rsidR="002344EB" w:rsidRDefault="00445942">
      <w:pPr>
        <w:spacing w:after="0" w:line="480" w:lineRule="auto"/>
        <w:rPr>
          <w:rFonts w:cs="Calibri"/>
        </w:rPr>
      </w:pPr>
      <w:r w:rsidRPr="00C01755">
        <w:rPr>
          <w:rFonts w:cs="Calibri" w:hint="cs"/>
        </w:rPr>
        <w:t xml:space="preserve">To get the mechanistic insight into the DA adsorption mechanism, adsorption energies were calculated using DFT. </w:t>
      </w:r>
      <w:r w:rsidR="00795EAC" w:rsidRPr="00C01755">
        <w:rPr>
          <w:rFonts w:cs="Calibri" w:hint="cs"/>
          <w:i/>
        </w:rPr>
        <w:t>Supporting Information</w:t>
      </w:r>
      <w:r w:rsidR="00795EAC" w:rsidRPr="00795EAC">
        <w:rPr>
          <w:rFonts w:cs="Calibri"/>
          <w:b/>
          <w:bCs/>
        </w:rPr>
        <w:t xml:space="preserve">, </w:t>
      </w:r>
      <w:commentRangeStart w:id="24"/>
      <w:r w:rsidRPr="00795EAC">
        <w:rPr>
          <w:rFonts w:cs="Calibri" w:hint="cs"/>
          <w:b/>
          <w:bCs/>
        </w:rPr>
        <w:t>Figure S</w:t>
      </w:r>
      <w:r w:rsidR="00795EAC" w:rsidRPr="00795EAC">
        <w:rPr>
          <w:rFonts w:cs="Calibri"/>
          <w:b/>
          <w:bCs/>
        </w:rPr>
        <w:t>6</w:t>
      </w:r>
      <w:r w:rsidRPr="00795EAC">
        <w:rPr>
          <w:rFonts w:cs="Calibri" w:hint="cs"/>
          <w:b/>
          <w:bCs/>
        </w:rPr>
        <w:t>A</w:t>
      </w:r>
      <w:r w:rsidRPr="00C01755">
        <w:rPr>
          <w:rFonts w:cs="Calibri" w:hint="cs"/>
        </w:rPr>
        <w:t xml:space="preserve"> </w:t>
      </w:r>
      <w:commentRangeEnd w:id="24"/>
      <w:r w:rsidR="00FB0599" w:rsidRPr="00C01755">
        <w:rPr>
          <w:rStyle w:val="CommentReference"/>
          <w:rFonts w:cs="Calibri" w:hint="cs"/>
          <w:sz w:val="24"/>
          <w:szCs w:val="24"/>
        </w:rPr>
        <w:commentReference w:id="24"/>
      </w:r>
      <w:r w:rsidRPr="00C01755">
        <w:rPr>
          <w:rFonts w:cs="Calibri" w:hint="cs"/>
        </w:rPr>
        <w:t xml:space="preserve">shows the optimized DA molecule while </w:t>
      </w:r>
      <w:r w:rsidRPr="00F96489">
        <w:rPr>
          <w:rFonts w:cs="Calibri" w:hint="cs"/>
          <w:b/>
          <w:bCs/>
        </w:rPr>
        <w:t>Figure S</w:t>
      </w:r>
      <w:r w:rsidR="00B40DC5">
        <w:rPr>
          <w:rFonts w:cs="Calibri"/>
          <w:b/>
          <w:bCs/>
        </w:rPr>
        <w:t>6</w:t>
      </w:r>
      <w:r w:rsidRPr="00F96489">
        <w:rPr>
          <w:rFonts w:cs="Calibri" w:hint="cs"/>
          <w:b/>
          <w:bCs/>
        </w:rPr>
        <w:t>B-</w:t>
      </w:r>
      <w:r w:rsidR="003E7E65">
        <w:rPr>
          <w:rFonts w:cs="Calibri"/>
          <w:b/>
          <w:bCs/>
        </w:rPr>
        <w:t>D</w:t>
      </w:r>
      <w:r w:rsidRPr="00C01755">
        <w:rPr>
          <w:rFonts w:cs="Calibri" w:hint="cs"/>
        </w:rPr>
        <w:t xml:space="preserve"> presents the optimized slab models and their respective adsorption sites. </w:t>
      </w:r>
      <w:r w:rsidR="002024DC" w:rsidRPr="002024DC">
        <w:rPr>
          <w:rFonts w:cs="Calibri"/>
        </w:rPr>
        <w:t>Among the examined adsorption configurations, the catechol-down orientation, referred to as DA-O2, was selected for further investigation because it represents a key adsorption mode relevant to dopamine electrooxidation. In this configuration, the catechol oxygen atoms are oriented toward the electrode surface, allowing direct evaluation of the interaction between the redox-active catechol moiety and the sensing material</w:t>
      </w:r>
      <w:r w:rsidRPr="00C01755">
        <w:rPr>
          <w:rFonts w:cs="Calibri" w:hint="cs"/>
        </w:rPr>
        <w:t xml:space="preserve">. Although DA molecules exist predominantly in their protonated (DAH+) form under the experimental conditions of 0.1 M PBS at pH 7, neutral DA was used in the present DFT adsorption model to enable a simplified and consistent comparison of DA affinity toward MX and NFM surfaces. </w:t>
      </w:r>
      <w:r w:rsidR="00AC2274" w:rsidRPr="00AC2274">
        <w:rPr>
          <w:rFonts w:cs="Calibri"/>
        </w:rPr>
        <w:t>This approximation does not fully reproduce the experimental electrochemical environment, where protonation state, solvent molecules, buffer ions, and applied potential may influence adsorption geometry and charge-transfer behavior. Therefore, the calculated adsorption energies are interpreted as relative descriptors of DA</w:t>
      </w:r>
      <w:r w:rsidR="00AC2274">
        <w:rPr>
          <w:rFonts w:cs="Calibri"/>
        </w:rPr>
        <w:t>-</w:t>
      </w:r>
      <w:r w:rsidR="00AC2274" w:rsidRPr="00AC2274">
        <w:rPr>
          <w:rFonts w:cs="Calibri"/>
        </w:rPr>
        <w:t xml:space="preserve">surface interaction strength rather than </w:t>
      </w:r>
      <w:r w:rsidR="00AC2274" w:rsidRPr="00AC2274">
        <w:rPr>
          <w:rFonts w:cs="Calibri"/>
        </w:rPr>
        <w:lastRenderedPageBreak/>
        <w:t>absolute adsorption free energies under experimental conditions.</w:t>
      </w:r>
      <w:r w:rsidR="00AC2274">
        <w:rPr>
          <w:rFonts w:cs="Calibri"/>
        </w:rPr>
        <w:t xml:space="preserve"> </w:t>
      </w:r>
      <w:r w:rsidRPr="00C01755">
        <w:rPr>
          <w:rFonts w:cs="Calibri" w:hint="cs"/>
        </w:rPr>
        <w:t>The catechol-oriented configurations (DA-O2) are particularly relevant to the electrochemical sensing mechanism because DA electro</w:t>
      </w:r>
      <w:r w:rsidR="00F36BE8">
        <w:rPr>
          <w:rFonts w:cs="Calibri"/>
        </w:rPr>
        <w:t xml:space="preserve"> </w:t>
      </w:r>
      <w:r w:rsidRPr="00C01755">
        <w:rPr>
          <w:rFonts w:cs="Calibri" w:hint="cs"/>
        </w:rPr>
        <w:t>oxidation proceeds through oxidation of the catechol moiety to dopamine-o-quinone (DAQ). Therefore, examining the interaction between the catechol oxygen atoms and the electrode surface provides useful insight into the initial molecular recognition.</w:t>
      </w:r>
    </w:p>
    <w:p w14:paraId="39F56EBF" w14:textId="77777777" w:rsidR="00E51FEB" w:rsidRPr="00C01755" w:rsidRDefault="00E51FEB">
      <w:pPr>
        <w:spacing w:after="0" w:line="480" w:lineRule="auto"/>
        <w:rPr>
          <w:rFonts w:cs="Calibri"/>
        </w:rPr>
      </w:pPr>
    </w:p>
    <w:p w14:paraId="70ACAC1E" w14:textId="499FF618" w:rsidR="007431F9" w:rsidRPr="007431F9" w:rsidRDefault="00445942" w:rsidP="007431F9">
      <w:pPr>
        <w:spacing w:after="0" w:line="480" w:lineRule="auto"/>
        <w:rPr>
          <w:rFonts w:cs="Calibri"/>
        </w:rPr>
      </w:pPr>
      <w:r w:rsidRPr="00C01755">
        <w:rPr>
          <w:rFonts w:cs="Calibri" w:hint="cs"/>
        </w:rPr>
        <w:t>Pristine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 xml:space="preserve"> and functionalized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 xml:space="preserve"> surfaces with different surface terminations groups (-OH, -O, -F), as well as mixed terminations (Tₓ = -OH, -O, -F), were considered to represent relevant MXene surfaces.</w:t>
      </w:r>
      <w:r w:rsidR="00E861B0" w:rsidRPr="00E861B0">
        <w:t xml:space="preserve"> </w:t>
      </w:r>
      <w:r w:rsidR="00E861B0" w:rsidRPr="00E861B0">
        <w:rPr>
          <w:rFonts w:cs="Calibri"/>
        </w:rPr>
        <w:t>These models were not intended to reproduce the exact surface composition of the experimentally synthesized MXene, but rather to provide a comparative framework for understanding how different terminal groups influence interactions.</w:t>
      </w:r>
      <w:r w:rsidRPr="00C01755">
        <w:rPr>
          <w:rFonts w:cs="Calibri" w:hint="cs"/>
        </w:rPr>
        <w:t xml:space="preserve"> DA-O2 was placed on several chemically distinct adsorption sites on each functionalized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 xml:space="preserve"> surfaces. </w:t>
      </w:r>
      <w:r w:rsidRPr="00C01755">
        <w:rPr>
          <w:rFonts w:cs="Calibri" w:hint="cs"/>
          <w:b/>
        </w:rPr>
        <w:t>Figure 4E</w:t>
      </w:r>
      <w:r w:rsidRPr="00C01755">
        <w:rPr>
          <w:rFonts w:cs="Calibri" w:hint="cs"/>
        </w:rPr>
        <w:t xml:space="preserve"> compares the calculated adsorption energies (E</w:t>
      </w:r>
      <w:r w:rsidRPr="00C01755">
        <w:rPr>
          <w:rFonts w:cs="Calibri" w:hint="cs"/>
          <w:vertAlign w:val="subscript"/>
        </w:rPr>
        <w:t>ads</w:t>
      </w:r>
      <w:r w:rsidRPr="00C01755">
        <w:rPr>
          <w:rFonts w:cs="Calibri" w:hint="cs"/>
        </w:rPr>
        <w:t>) of DA on functionalized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-based MXene (MX) surfaces and Ni</w:t>
      </w:r>
      <w:r w:rsidRPr="00C01755">
        <w:rPr>
          <w:rFonts w:cs="Calibri" w:hint="cs"/>
          <w:vertAlign w:val="subscript"/>
        </w:rPr>
        <w:t>2</w:t>
      </w:r>
      <w:r w:rsidRPr="00C01755">
        <w:rPr>
          <w:rFonts w:cs="Calibri" w:hint="cs"/>
        </w:rPr>
        <w:t>FeMn-LDH (NFM). The adsorption strength is strongly dependent on the surface chemistry of the slab. Among the fully terminated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 xml:space="preserve"> surfaces,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F</w:t>
      </w:r>
      <w:r w:rsidRPr="00C01755">
        <w:rPr>
          <w:rFonts w:cs="Calibri" w:hint="cs"/>
          <w:vertAlign w:val="subscript"/>
        </w:rPr>
        <w:t>2</w:t>
      </w:r>
      <w:r w:rsidRPr="00C01755">
        <w:rPr>
          <w:rFonts w:cs="Calibri" w:hint="cs"/>
        </w:rPr>
        <w:t xml:space="preserve"> shows the weakest DA adsorption, with E</w:t>
      </w:r>
      <w:r w:rsidRPr="00C01755">
        <w:rPr>
          <w:rFonts w:cs="Calibri" w:hint="cs"/>
          <w:vertAlign w:val="subscript"/>
        </w:rPr>
        <w:t>ads</w:t>
      </w:r>
      <w:r w:rsidRPr="00C01755">
        <w:rPr>
          <w:rFonts w:cs="Calibri" w:hint="cs"/>
        </w:rPr>
        <w:t xml:space="preserve"> close to -0.2 eV, indicating limited interaction between DA and fluorine-terminated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O</w:t>
      </w:r>
      <w:r w:rsidRPr="00C01755">
        <w:rPr>
          <w:rFonts w:cs="Calibri" w:hint="cs"/>
          <w:vertAlign w:val="subscript"/>
        </w:rPr>
        <w:t>2</w:t>
      </w:r>
      <w:r w:rsidRPr="00C01755">
        <w:rPr>
          <w:rFonts w:cs="Calibri" w:hint="cs"/>
        </w:rPr>
        <w:t xml:space="preserve"> and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(OH)</w:t>
      </w:r>
      <w:r w:rsidRPr="00C01755">
        <w:rPr>
          <w:rFonts w:cs="Calibri" w:hint="cs"/>
          <w:vertAlign w:val="subscript"/>
        </w:rPr>
        <w:t>2</w:t>
      </w:r>
      <w:r w:rsidRPr="00C01755">
        <w:rPr>
          <w:rFonts w:cs="Calibri" w:hint="cs"/>
        </w:rPr>
        <w:t xml:space="preserve"> exhibit moderately stronger adsorption, with E</w:t>
      </w:r>
      <w:r w:rsidRPr="00C01755">
        <w:rPr>
          <w:rFonts w:cs="Calibri" w:hint="cs"/>
          <w:vertAlign w:val="subscript"/>
        </w:rPr>
        <w:t>ads</w:t>
      </w:r>
      <w:r w:rsidRPr="00C01755">
        <w:rPr>
          <w:rFonts w:cs="Calibri" w:hint="cs"/>
        </w:rPr>
        <w:t xml:space="preserve"> mainly in the range of approximately -0.3 eV to -0.5 eV. This suggests that oxygen containing terminations provide more favorable interaction sites for DA compared with fluorine terminations, likely through hydrogen bonding and interfacial polarization involving the catechol hydroxyl groups. </w:t>
      </w:r>
      <w:r w:rsidR="007431F9" w:rsidRPr="007431F9">
        <w:rPr>
          <w:rFonts w:cs="Calibri"/>
        </w:rPr>
        <w:t xml:space="preserve">To approximate the surface chemistry </w:t>
      </w:r>
      <w:r w:rsidR="00C07379" w:rsidRPr="007431F9">
        <w:rPr>
          <w:rFonts w:cs="Calibri"/>
        </w:rPr>
        <w:t>is commonly</w:t>
      </w:r>
      <w:r w:rsidR="007431F9" w:rsidRPr="007431F9">
        <w:rPr>
          <w:rFonts w:cs="Calibri"/>
        </w:rPr>
        <w:t xml:space="preserve"> observed for HF-etched </w:t>
      </w:r>
      <w:r w:rsidR="007431F9" w:rsidRPr="00C01755">
        <w:rPr>
          <w:rFonts w:cs="Calibri" w:hint="cs"/>
        </w:rPr>
        <w:t>Ti</w:t>
      </w:r>
      <w:r w:rsidR="007431F9" w:rsidRPr="00C01755">
        <w:rPr>
          <w:rFonts w:cs="Calibri" w:hint="cs"/>
          <w:vertAlign w:val="subscript"/>
        </w:rPr>
        <w:t>3</w:t>
      </w:r>
      <w:r w:rsidR="007431F9" w:rsidRPr="00C01755">
        <w:rPr>
          <w:rFonts w:cs="Calibri" w:hint="cs"/>
        </w:rPr>
        <w:t>C</w:t>
      </w:r>
      <w:r w:rsidR="007431F9" w:rsidRPr="00C01755">
        <w:rPr>
          <w:rFonts w:cs="Calibri" w:hint="cs"/>
          <w:vertAlign w:val="subscript"/>
        </w:rPr>
        <w:t>2</w:t>
      </w:r>
      <w:r w:rsidR="007431F9" w:rsidRPr="00C01755">
        <w:rPr>
          <w:rFonts w:cs="Calibri" w:hint="cs"/>
        </w:rPr>
        <w:t>T</w:t>
      </w:r>
      <w:r w:rsidR="007431F9" w:rsidRPr="00C01755">
        <w:rPr>
          <w:rFonts w:cs="Calibri" w:hint="cs"/>
          <w:vertAlign w:val="subscript"/>
        </w:rPr>
        <w:t>X</w:t>
      </w:r>
      <w:r w:rsidR="007431F9" w:rsidRPr="007431F9">
        <w:rPr>
          <w:rFonts w:cs="Calibri"/>
        </w:rPr>
        <w:t xml:space="preserve"> MXenes</w:t>
      </w:r>
      <w:r w:rsidR="00191545">
        <w:rPr>
          <w:rFonts w:cs="Calibri"/>
        </w:rPr>
        <w:fldChar w:fldCharType="begin"/>
      </w:r>
      <w:r w:rsidR="00191545">
        <w:rPr>
          <w:rFonts w:cs="Calibri"/>
        </w:rPr>
        <w:instrText xml:space="preserve"> ADDIN EN.CITE &lt;EndNote&gt;&lt;Cite&gt;&lt;Author&gt;Abraham&lt;/Author&gt;&lt;Year&gt;2023&lt;/Year&gt;&lt;RecNum&gt;40&lt;/RecNum&gt;&lt;DisplayText&gt;&lt;style face="superscript"&gt;41&lt;/style&gt;&lt;/DisplayText&gt;&lt;record&gt;&lt;rec-number&gt;40&lt;/rec-number&gt;&lt;foreign-keys&gt;&lt;key app="EN" db-id="stetatp9d0x0d3eae0cps9vswvxrfvs0tr5d" timestamp="1781188119"&gt;40&lt;/key&gt;&lt;/foreign-keys&gt;&lt;ref-type name="Journal Article"&gt;17&lt;/ref-type&gt;&lt;contributors&gt;&lt;authors&gt;&lt;author&gt;Abraham, Dana Susan&lt;/author&gt;&lt;author&gt;Chandran, Mijun&lt;/author&gt;&lt;author&gt;Vinoba, Mari&lt;/author&gt;&lt;author&gt;Yamuna, Ramasamy&lt;/author&gt;&lt;author&gt;Bhagiyalakshmi, Margandan&lt;/author&gt;&lt;/authors&gt;&lt;/contributors&gt;&lt;titles&gt;&lt;title&gt;Flower-like Layered NiCu-LDH/MXene Nanocomposites as an Anodic Material for Electrocatalytic Oxidation of Methanol&lt;/title&gt;&lt;secondary-title&gt;Langmuir&lt;/secondary-title&gt;&lt;/titles&gt;&lt;periodical&gt;&lt;full-title&gt;Langmuir&lt;/full-title&gt;&lt;/periodical&gt;&lt;pages&gt;4756-4765&lt;/pages&gt;&lt;volume&gt;39&lt;/volume&gt;&lt;number&gt;13&lt;/number&gt;&lt;dates&gt;&lt;year&gt;2023&lt;/year&gt;&lt;pub-dates&gt;&lt;date&gt;2023/04/04&lt;/date&gt;&lt;/pub-dates&gt;&lt;/dates&gt;&lt;publisher&gt;American Chemical Society&lt;/publisher&gt;&lt;isbn&gt;0743-7463&lt;/isbn&gt;&lt;urls&gt;&lt;related-urls&gt;&lt;url&gt;https://doi.org/10.1021/acs.langmuir.3c00154&lt;/url&gt;&lt;/related-urls&gt;&lt;/urls&gt;&lt;electronic-resource-num&gt;10.1021/acs.langmuir.3c00154&lt;/electronic-resource-num&gt;&lt;/record&gt;&lt;/Cite&gt;&lt;/EndNote&gt;</w:instrText>
      </w:r>
      <w:r w:rsidR="00191545">
        <w:rPr>
          <w:rFonts w:cs="Calibri"/>
        </w:rPr>
        <w:fldChar w:fldCharType="separate"/>
      </w:r>
      <w:r w:rsidR="00191545" w:rsidRPr="00191545">
        <w:rPr>
          <w:rFonts w:cs="Calibri"/>
          <w:noProof/>
          <w:vertAlign w:val="superscript"/>
        </w:rPr>
        <w:t>41</w:t>
      </w:r>
      <w:r w:rsidR="00191545">
        <w:rPr>
          <w:rFonts w:cs="Calibri"/>
        </w:rPr>
        <w:fldChar w:fldCharType="end"/>
      </w:r>
      <w:r w:rsidR="007431F9" w:rsidRPr="007431F9">
        <w:rPr>
          <w:rFonts w:cs="Calibri"/>
        </w:rPr>
        <w:t xml:space="preserve">, a mixed-terminated </w:t>
      </w:r>
      <w:r w:rsidR="007431F9" w:rsidRPr="00C01755">
        <w:rPr>
          <w:rFonts w:cs="Calibri" w:hint="cs"/>
        </w:rPr>
        <w:t>Ti</w:t>
      </w:r>
      <w:r w:rsidR="007431F9" w:rsidRPr="00C01755">
        <w:rPr>
          <w:rFonts w:cs="Calibri" w:hint="cs"/>
          <w:vertAlign w:val="subscript"/>
        </w:rPr>
        <w:t>3</w:t>
      </w:r>
      <w:r w:rsidR="007431F9" w:rsidRPr="00C01755">
        <w:rPr>
          <w:rFonts w:cs="Calibri" w:hint="cs"/>
        </w:rPr>
        <w:t>C</w:t>
      </w:r>
      <w:r w:rsidR="007431F9" w:rsidRPr="00C01755">
        <w:rPr>
          <w:rFonts w:cs="Calibri" w:hint="cs"/>
          <w:vertAlign w:val="subscript"/>
        </w:rPr>
        <w:t>2</w:t>
      </w:r>
      <w:r w:rsidR="007431F9" w:rsidRPr="00C01755">
        <w:rPr>
          <w:rFonts w:cs="Calibri" w:hint="cs"/>
        </w:rPr>
        <w:t>T</w:t>
      </w:r>
      <w:r w:rsidR="007431F9" w:rsidRPr="00C01755">
        <w:rPr>
          <w:rFonts w:cs="Calibri" w:hint="cs"/>
          <w:vertAlign w:val="subscript"/>
        </w:rPr>
        <w:t>X</w:t>
      </w:r>
      <w:r w:rsidR="007431F9" w:rsidRPr="007431F9">
        <w:rPr>
          <w:rFonts w:cs="Calibri"/>
        </w:rPr>
        <w:t xml:space="preserve"> model with the composition </w:t>
      </w:r>
      <w:r w:rsidR="00C07379" w:rsidRPr="00C01755">
        <w:rPr>
          <w:rFonts w:cs="Calibri" w:hint="cs"/>
        </w:rPr>
        <w:t>Ti</w:t>
      </w:r>
      <w:r w:rsidR="00C07379" w:rsidRPr="00C01755">
        <w:rPr>
          <w:rFonts w:cs="Calibri" w:hint="cs"/>
          <w:vertAlign w:val="subscript"/>
        </w:rPr>
        <w:t>3</w:t>
      </w:r>
      <w:r w:rsidR="00C07379" w:rsidRPr="00C01755">
        <w:rPr>
          <w:rFonts w:cs="Calibri" w:hint="cs"/>
        </w:rPr>
        <w:t>C</w:t>
      </w:r>
      <w:r w:rsidR="00C07379" w:rsidRPr="00C01755">
        <w:rPr>
          <w:rFonts w:cs="Calibri" w:hint="cs"/>
          <w:vertAlign w:val="subscript"/>
        </w:rPr>
        <w:t>2</w:t>
      </w:r>
      <w:r w:rsidR="00C07379" w:rsidRPr="00C01755">
        <w:rPr>
          <w:rFonts w:cs="Calibri" w:hint="cs"/>
        </w:rPr>
        <w:t>O</w:t>
      </w:r>
      <w:r w:rsidR="00C07379" w:rsidRPr="00C01755">
        <w:rPr>
          <w:rFonts w:cs="Calibri" w:hint="cs"/>
          <w:vertAlign w:val="subscript"/>
        </w:rPr>
        <w:t>1.25</w:t>
      </w:r>
      <w:r w:rsidR="00C07379" w:rsidRPr="00C01755">
        <w:rPr>
          <w:rFonts w:cs="Calibri" w:hint="cs"/>
        </w:rPr>
        <w:t>F</w:t>
      </w:r>
      <w:r w:rsidR="00C07379" w:rsidRPr="00C01755">
        <w:rPr>
          <w:rFonts w:cs="Calibri" w:hint="cs"/>
          <w:vertAlign w:val="subscript"/>
        </w:rPr>
        <w:t>0.5</w:t>
      </w:r>
      <w:r w:rsidR="00C07379" w:rsidRPr="00C01755">
        <w:rPr>
          <w:rFonts w:cs="Calibri" w:hint="cs"/>
        </w:rPr>
        <w:t>(OH)</w:t>
      </w:r>
      <w:r w:rsidR="00C07379" w:rsidRPr="00C01755">
        <w:rPr>
          <w:rFonts w:cs="Calibri" w:hint="cs"/>
          <w:vertAlign w:val="subscript"/>
        </w:rPr>
        <w:t xml:space="preserve">0.25 </w:t>
      </w:r>
      <w:r w:rsidR="007431F9" w:rsidRPr="007431F9">
        <w:rPr>
          <w:rFonts w:cs="Calibri"/>
        </w:rPr>
        <w:t xml:space="preserve">was </w:t>
      </w:r>
      <w:r w:rsidR="00C07379">
        <w:rPr>
          <w:rFonts w:cs="Calibri"/>
        </w:rPr>
        <w:t>used</w:t>
      </w:r>
      <w:r w:rsidR="007431F9" w:rsidRPr="007431F9">
        <w:rPr>
          <w:rFonts w:cs="Calibri"/>
        </w:rPr>
        <w:t xml:space="preserve"> and is referred to as </w:t>
      </w:r>
      <w:r w:rsidR="007431F9" w:rsidRPr="00C01755">
        <w:rPr>
          <w:rFonts w:cs="Calibri" w:hint="cs"/>
        </w:rPr>
        <w:t>Ti</w:t>
      </w:r>
      <w:r w:rsidR="007431F9" w:rsidRPr="00C01755">
        <w:rPr>
          <w:rFonts w:cs="Calibri" w:hint="cs"/>
          <w:vertAlign w:val="subscript"/>
        </w:rPr>
        <w:t>3</w:t>
      </w:r>
      <w:r w:rsidR="007431F9" w:rsidRPr="00C01755">
        <w:rPr>
          <w:rFonts w:cs="Calibri" w:hint="cs"/>
        </w:rPr>
        <w:t>C</w:t>
      </w:r>
      <w:r w:rsidR="007431F9" w:rsidRPr="00C01755">
        <w:rPr>
          <w:rFonts w:cs="Calibri" w:hint="cs"/>
          <w:vertAlign w:val="subscript"/>
        </w:rPr>
        <w:t>2</w:t>
      </w:r>
      <w:r w:rsidR="007431F9" w:rsidRPr="00C01755">
        <w:rPr>
          <w:rFonts w:cs="Calibri" w:hint="cs"/>
        </w:rPr>
        <w:t>T</w:t>
      </w:r>
      <w:r w:rsidR="007431F9" w:rsidRPr="00C01755">
        <w:rPr>
          <w:rFonts w:cs="Calibri" w:hint="cs"/>
          <w:vertAlign w:val="subscript"/>
        </w:rPr>
        <w:t>X</w:t>
      </w:r>
      <w:r w:rsidR="007431F9" w:rsidRPr="007431F9">
        <w:rPr>
          <w:rFonts w:cs="Calibri"/>
        </w:rPr>
        <w:t xml:space="preserve"> (MX) throughout this study (Supporting Information, </w:t>
      </w:r>
      <w:r w:rsidR="007431F9" w:rsidRPr="00C07379">
        <w:rPr>
          <w:rFonts w:cs="Calibri"/>
          <w:b/>
          <w:bCs/>
        </w:rPr>
        <w:t>Figure</w:t>
      </w:r>
      <w:r w:rsidR="00C07379">
        <w:rPr>
          <w:rFonts w:cs="Calibri"/>
        </w:rPr>
        <w:t> </w:t>
      </w:r>
      <w:r w:rsidR="007431F9" w:rsidRPr="00C07379">
        <w:rPr>
          <w:rFonts w:cs="Calibri"/>
          <w:b/>
          <w:bCs/>
        </w:rPr>
        <w:t>S6E</w:t>
      </w:r>
      <w:r w:rsidR="007431F9" w:rsidRPr="007431F9">
        <w:rPr>
          <w:rFonts w:cs="Calibri"/>
        </w:rPr>
        <w:t xml:space="preserve">). This model is not intended to reproduce the exact termination distribution of the experimentally synthesized MXene, which is inherently heterogeneous, but rather serves as a </w:t>
      </w:r>
      <w:r w:rsidR="007431F9" w:rsidRPr="007431F9">
        <w:rPr>
          <w:rFonts w:cs="Calibri"/>
        </w:rPr>
        <w:lastRenderedPageBreak/>
        <w:t xml:space="preserve">representative surface for evaluating the role of mixed </w:t>
      </w:r>
      <w:r w:rsidR="008B22C5">
        <w:rPr>
          <w:rFonts w:cs="Calibri"/>
        </w:rPr>
        <w:t>-</w:t>
      </w:r>
      <w:r w:rsidR="007431F9" w:rsidRPr="007431F9">
        <w:rPr>
          <w:rFonts w:cs="Calibri"/>
        </w:rPr>
        <w:t xml:space="preserve">O, </w:t>
      </w:r>
      <w:r w:rsidR="008B22C5">
        <w:rPr>
          <w:rFonts w:cs="Calibri"/>
        </w:rPr>
        <w:t>-</w:t>
      </w:r>
      <w:r w:rsidR="007431F9" w:rsidRPr="007431F9">
        <w:rPr>
          <w:rFonts w:cs="Calibri"/>
        </w:rPr>
        <w:t xml:space="preserve">F, and </w:t>
      </w:r>
      <w:r w:rsidR="008B22C5">
        <w:rPr>
          <w:rFonts w:cs="Calibri"/>
        </w:rPr>
        <w:t>-</w:t>
      </w:r>
      <w:r w:rsidR="007431F9" w:rsidRPr="007431F9">
        <w:rPr>
          <w:rFonts w:cs="Calibri"/>
        </w:rPr>
        <w:t>OH terminations in dopamine adsorption.</w:t>
      </w:r>
    </w:p>
    <w:p w14:paraId="727E0C82" w14:textId="27F10F15" w:rsidR="00131D80" w:rsidRDefault="00445942">
      <w:pPr>
        <w:spacing w:after="0" w:line="480" w:lineRule="auto"/>
        <w:rPr>
          <w:rFonts w:cs="Calibri"/>
        </w:rPr>
      </w:pPr>
      <w:commentRangeStart w:id="25"/>
      <w:r w:rsidRPr="00C01755">
        <w:rPr>
          <w:rFonts w:cs="Calibri" w:hint="cs"/>
        </w:rPr>
        <w:t>For the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surface, E</w:t>
      </w:r>
      <w:r w:rsidRPr="00C01755">
        <w:rPr>
          <w:rFonts w:cs="Calibri" w:hint="cs"/>
          <w:vertAlign w:val="subscript"/>
        </w:rPr>
        <w:t>ads</w:t>
      </w:r>
      <w:r w:rsidRPr="00C01755">
        <w:rPr>
          <w:rFonts w:cs="Calibri" w:hint="cs"/>
        </w:rPr>
        <w:t xml:space="preserve"> are distributed </w:t>
      </w:r>
      <w:commentRangeEnd w:id="25"/>
      <w:r w:rsidR="00FB0599" w:rsidRPr="00C01755">
        <w:rPr>
          <w:rStyle w:val="CommentReference"/>
          <w:rFonts w:cs="Calibri" w:hint="cs"/>
          <w:sz w:val="24"/>
          <w:szCs w:val="24"/>
        </w:rPr>
        <w:commentReference w:id="25"/>
      </w:r>
      <w:r w:rsidRPr="00C01755">
        <w:rPr>
          <w:rFonts w:cs="Calibri" w:hint="cs"/>
        </w:rPr>
        <w:t>around -0.6 eV across different adsorption sites, indicating more stable DA adsorption than fully -F, -O, or OH-terminated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surfaces. This behavior suggests that the experimentally relevant mixed-terminated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surface provides multiple local adsorption environments, where oxygen-containing terminations can promote DA anchoring. However, the relatively narrow energy range indicates that DA adsorption on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remains weakly site dependent. In contrast, NFM-LDH surfaces exhibit significantly stronger adsorption behavior toward DA with most stable configuration reaching an E</w:t>
      </w:r>
      <w:r w:rsidRPr="00C01755">
        <w:rPr>
          <w:rFonts w:cs="Calibri" w:hint="cs"/>
          <w:vertAlign w:val="subscript"/>
        </w:rPr>
        <w:t>ads</w:t>
      </w:r>
      <w:r w:rsidRPr="00C01755">
        <w:rPr>
          <w:rFonts w:cs="Calibri" w:hint="cs"/>
        </w:rPr>
        <w:t xml:space="preserve"> of -1.52 eV. In this case, adsorption proceeds with partial deprotonation of a catechol hydroxyl group (DA-O2 -&gt; DA-O2* + H</w:t>
      </w:r>
      <w:r w:rsidRPr="00C01755">
        <w:rPr>
          <w:rFonts w:cs="Calibri" w:hint="cs"/>
          <w:vertAlign w:val="superscript"/>
        </w:rPr>
        <w:t>+</w:t>
      </w:r>
      <w:r w:rsidRPr="00C01755">
        <w:rPr>
          <w:rFonts w:cs="Calibri" w:hint="cs"/>
        </w:rPr>
        <w:t xml:space="preserve">), as indicated by the elongated O-H bond length of 1.34 Å metrics summarized in </w:t>
      </w:r>
      <w:r w:rsidRPr="00C01755">
        <w:rPr>
          <w:rFonts w:cs="Calibri" w:hint="cs"/>
          <w:b/>
        </w:rPr>
        <w:t>Table 1</w:t>
      </w:r>
      <w:r w:rsidRPr="00C01755">
        <w:rPr>
          <w:rFonts w:cs="Calibri" w:hint="cs"/>
        </w:rPr>
        <w:t>. Specifically, the O2-H7 bond is elongated from 0.97 Å in isolated DA to 1.34 Å after adsorption, while H</w:t>
      </w:r>
      <w:r w:rsidRPr="00C01755">
        <w:rPr>
          <w:rFonts w:cs="Calibri" w:hint="cs"/>
          <w:vertAlign w:val="superscript"/>
        </w:rPr>
        <w:t>+</w:t>
      </w:r>
      <w:r w:rsidRPr="00C01755">
        <w:rPr>
          <w:rFonts w:cs="Calibri" w:hint="cs"/>
        </w:rPr>
        <w:t xml:space="preserve"> forms a new short bond of 1.11 Å with a neighboring oxygen on the NFM-LDH surface. CDD plot is quantitatively supported by Bader analysis as illustrated in </w:t>
      </w:r>
      <w:r w:rsidRPr="0036640B">
        <w:rPr>
          <w:rFonts w:cs="Calibri" w:hint="cs"/>
          <w:b/>
          <w:bCs/>
        </w:rPr>
        <w:t>Figure 4F</w:t>
      </w:r>
      <w:r w:rsidR="0023512D">
        <w:rPr>
          <w:rFonts w:cs="Calibri"/>
        </w:rPr>
        <w:t>,</w:t>
      </w:r>
      <w:r w:rsidRPr="00C01755">
        <w:rPr>
          <w:rFonts w:cs="Calibri" w:hint="cs"/>
        </w:rPr>
        <w:t xml:space="preserve"> DA-O2* gains approximately 0.78 |e| relative to the isolated DA-O2* gas phase reference, consistent with strong interfacial charge redistribution during adsorption on NFM as compared to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where DA-O2 loses 0.04 |e| to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slab relative to isolated DA-O2. the deprotonated catechol oxygen O2 gains approximately 0.31 |e|, while the adjacent aromatic carbon atoms also show measurable changes in electron population. On the NFM-LDH side, the charge redistribution is concentrated around the hydroxylated surface environment rather than the buried transition-metal centers. The proton-shared H</w:t>
      </w:r>
      <w:r w:rsidRPr="00C01755">
        <w:rPr>
          <w:rFonts w:cs="Calibri" w:hint="cs"/>
          <w:vertAlign w:val="superscript"/>
        </w:rPr>
        <w:t>+</w:t>
      </w:r>
      <w:r w:rsidRPr="00C01755">
        <w:rPr>
          <w:rFonts w:cs="Calibri" w:hint="cs"/>
        </w:rPr>
        <w:t xml:space="preserve"> atom exhibits a significant decrease in electron population, consistent with its proton-like character after migration from the catechol hydroxyl group toward the NFM surface oxygen. Nearby surface oxygen atoms also show measurable charge changes, confirming the involvement of the NFM-LDH hydroxyl network in stabilizing the adsorbed catecholate-like species. This is consistent with the optimized geometry, </w:t>
      </w:r>
      <w:r w:rsidRPr="00C01755">
        <w:rPr>
          <w:rFonts w:cs="Calibri" w:hint="cs"/>
        </w:rPr>
        <w:lastRenderedPageBreak/>
        <w:t>where the original catechol O2-H7 bond is elongated from 0.97 Å in isolated DA to 1.51 Å after adsorption, while H</w:t>
      </w:r>
      <w:r w:rsidRPr="00C01755">
        <w:rPr>
          <w:rFonts w:cs="Calibri" w:hint="cs"/>
          <w:vertAlign w:val="superscript"/>
        </w:rPr>
        <w:t>+</w:t>
      </w:r>
      <w:r w:rsidRPr="00C01755">
        <w:rPr>
          <w:rFonts w:cs="Calibri" w:hint="cs"/>
        </w:rPr>
        <w:t xml:space="preserve"> forms a new weak bond with surface oxygen of 1.04 Å with the NFM surface. This behavior is consistent with an acid-base type of adsorption process</w:t>
      </w:r>
      <w:r w:rsidR="00045C88">
        <w:rPr>
          <w:rFonts w:cs="Calibri"/>
        </w:rPr>
        <w:fldChar w:fldCharType="begin"/>
      </w:r>
      <w:r w:rsidR="00191545">
        <w:rPr>
          <w:rFonts w:cs="Calibri"/>
        </w:rPr>
        <w:instrText xml:space="preserve"> ADDIN EN.CITE &lt;EndNote&gt;&lt;Cite&gt;&lt;Author&gt;Urdaneta&lt;/Author&gt;&lt;Year&gt;2014&lt;/Year&gt;&lt;RecNum&gt;42&lt;/RecNum&gt;&lt;DisplayText&gt;&lt;style face="superscript"&gt;42&lt;/style&gt;&lt;/DisplayText&gt;&lt;record&gt;&lt;rec-number&gt;42&lt;/rec-number&gt;&lt;foreign-keys&gt;&lt;key app="EN" db-id="stetatp9d0x0d3eae0cps9vswvxrfvs0tr5d" timestamp="1781188119"&gt;42&lt;/key&gt;&lt;/foreign-keys&gt;&lt;ref-type name="Journal Article"&gt;17&lt;/ref-type&gt;&lt;contributors&gt;&lt;authors&gt;&lt;author&gt;Urdaneta, I.&lt;/author&gt;&lt;author&gt;Keller, A.&lt;/author&gt;&lt;author&gt;Atabek, O.&lt;/author&gt;&lt;author&gt;Palma, J. L.&lt;/author&gt;&lt;author&gt;Finkelstein-Shapiro, D.&lt;/author&gt;&lt;author&gt;Tarakeshwar, P.&lt;/author&gt;&lt;author&gt;Mujica, V.&lt;/author&gt;&lt;author&gt;Calatayud, M.&lt;/author&gt;&lt;/authors&gt;&lt;/contributors&gt;&lt;titles&gt;&lt;title&gt;&lt;style face="normal" font="default" size="100%"&gt;Dopamine Adsorption on TiO&lt;/style&gt;&lt;style face="subscript" font="default" size="100%"&gt;2&lt;/style&gt;&lt;style face="normal" font="default" size="100%"&gt; Anatase Surfaces&lt;/style&gt;&lt;/title&gt;&lt;secondary-title&gt;The Journal of Physical Chemistry C&lt;/secondary-title&gt;&lt;/titles&gt;&lt;periodical&gt;&lt;full-title&gt;The Journal of Physical Chemistry C&lt;/full-title&gt;&lt;/periodical&gt;&lt;pages&gt;20688-20693&lt;/pages&gt;&lt;volume&gt;118&lt;/volume&gt;&lt;number&gt;35&lt;/number&gt;&lt;dates&gt;&lt;year&gt;2014&lt;/year&gt;&lt;pub-dates&gt;&lt;date&gt;2014/09/04&lt;/date&gt;&lt;/pub-dates&gt;&lt;/dates&gt;&lt;publisher&gt;American Chemical Society&lt;/publisher&gt;&lt;isbn&gt;1932-7447&lt;/isbn&gt;&lt;urls&gt;&lt;related-urls&gt;&lt;url&gt;https://doi.org/10.1021/jp506156e&lt;/url&gt;&lt;/related-urls&gt;&lt;/urls&gt;&lt;electronic-resource-num&gt;10.1021/jp506156e&lt;/electronic-resource-num&gt;&lt;/record&gt;&lt;/Cite&gt;&lt;/EndNote&gt;</w:instrText>
      </w:r>
      <w:r w:rsidR="00045C88">
        <w:rPr>
          <w:rFonts w:cs="Calibri"/>
        </w:rPr>
        <w:fldChar w:fldCharType="separate"/>
      </w:r>
      <w:r w:rsidR="00191545" w:rsidRPr="00191545">
        <w:rPr>
          <w:rFonts w:cs="Calibri"/>
          <w:noProof/>
          <w:vertAlign w:val="superscript"/>
        </w:rPr>
        <w:t>42</w:t>
      </w:r>
      <w:r w:rsidR="00045C88">
        <w:rPr>
          <w:rFonts w:cs="Calibri"/>
        </w:rPr>
        <w:fldChar w:fldCharType="end"/>
      </w:r>
      <w:r w:rsidRPr="00C01755">
        <w:rPr>
          <w:rFonts w:cs="Calibri" w:hint="cs"/>
        </w:rPr>
        <w:t>, in which the hydroxylated NFM surface acts as a proton-accepting environment, promoting partial deprotonation of the catechol group and stabilizing the resulting DA-O2* species through cooperative hydrogen bonding and local interfacial charge polarization. Owing to the abundance of surface hydroxyl groups on NFM, the catechol group of DA can form strong multiple cooperative hydrogen-bonding network (O-H···O) with the NFM-LDH surface</w:t>
      </w:r>
      <w:r w:rsidR="000626AE">
        <w:rPr>
          <w:rFonts w:cs="Calibri"/>
        </w:rPr>
        <w:t xml:space="preserve"> </w:t>
      </w:r>
      <w:r w:rsidR="000626AE" w:rsidRPr="00C01755">
        <w:rPr>
          <w:rFonts w:cs="Calibri" w:hint="cs"/>
        </w:rPr>
        <w:t>(</w:t>
      </w:r>
      <w:r w:rsidR="000626AE" w:rsidRPr="00C01755">
        <w:rPr>
          <w:rFonts w:cs="Calibri" w:hint="cs"/>
          <w:i/>
        </w:rPr>
        <w:t>Supporting Information</w:t>
      </w:r>
      <w:r w:rsidR="000626AE" w:rsidRPr="00C01755">
        <w:rPr>
          <w:rFonts w:cs="Calibri" w:hint="cs"/>
        </w:rPr>
        <w:t>,</w:t>
      </w:r>
      <w:r w:rsidR="000626AE">
        <w:rPr>
          <w:rFonts w:cs="Calibri"/>
        </w:rPr>
        <w:t xml:space="preserve"> </w:t>
      </w:r>
      <w:r w:rsidR="000626AE" w:rsidRPr="000626AE">
        <w:rPr>
          <w:rFonts w:cs="Calibri"/>
          <w:b/>
          <w:bCs/>
        </w:rPr>
        <w:t>Figure S</w:t>
      </w:r>
      <w:r w:rsidR="000B15BF">
        <w:rPr>
          <w:rFonts w:cs="Calibri"/>
          <w:b/>
          <w:bCs/>
        </w:rPr>
        <w:t>7</w:t>
      </w:r>
      <w:r w:rsidRPr="00C01755">
        <w:rPr>
          <w:rFonts w:cs="Calibri" w:hint="cs"/>
        </w:rPr>
        <w:t>). This suggests that DA adsorption is governed mainly by the hydrogen-bonding environment rather than direct coordination to exposed transition-metal centers, which are largely embedded within the edge-sharing metal hydroxide octahedral layers. Hydrogen bonding between organic O/N functional groups and hydroxylated surfaces is well established in DFT slab studies and can become especially stabilizing when multiple, cooperative H-bonds form</w:t>
      </w:r>
      <w:r w:rsidRPr="00C01755">
        <w:rPr>
          <w:rFonts w:cs="Calibri" w:hint="cs"/>
        </w:rPr>
        <w:fldChar w:fldCharType="begin"/>
      </w:r>
      <w:r w:rsidRPr="00C01755">
        <w:rPr>
          <w:rFonts w:cs="Calibri" w:hint="cs"/>
        </w:rPr>
        <w:instrText>ADDIN EN.CITE &lt;EndNote&gt;&lt;Cite&gt;&lt;Author&gt;Lea&lt;/Author&gt;&lt;Year&gt;2022&lt;/Year&gt;&lt;RecNum&gt;43&lt;/RecNum&gt;&lt;DisplayText&gt;&lt;style face="superscript"&gt;43&lt;/style&gt;&lt;/DisplayText&gt;&lt;record&gt;&lt;rec-number&gt;43&lt;/rec-number&gt;&lt;foreign-keys&gt;&lt;key app="EN" db-id="d0fre92tmtes06esxt35sa2hfswrdrzttwpz" timestamp="1781127340"&gt;43&lt;/key&gt;&lt;/foreign-keys&gt;&lt;ref-type name="Journal Article"&gt;17&lt;/ref-type&gt;&lt;contributors&gt;&lt;authors&gt;&lt;author&gt;Lea, Gašparič&lt;/author&gt;&lt;author&gt;Matic, Poberžnik&lt;/author&gt;&lt;author&gt;Anton, Kokalj&lt;/author&gt;&lt;/authors&gt;&lt;/contributors&gt;&lt;titles&gt;&lt;title&gt;DFT study of hydrogen bonding between metal hydroxides and organic molecules containing N, O, S, and P heteroatoms: clusters vs. surfaces&lt;/title&gt;&lt;secondary-title&gt;Chemical Physics&lt;/secondary-title&gt;&lt;/titles&gt;&lt;periodical&gt;&lt;full-title&gt;Chemical Physics&lt;/full-title&gt;&lt;/periodical&gt;&lt;pages&gt;111539&lt;/pages&gt;&lt;volume&gt;559&lt;/volume&gt;&lt;keywords&gt;&lt;keyword&gt;Hydrogen bond, Adsorption, Hydroxylated surfaces, Cluster and slab models, DFT calculations&lt;/keyword&gt;&lt;/keywords&gt;&lt;dates&gt;&lt;year&gt;2022&lt;/year&gt;&lt;/dates&gt;&lt;isbn&gt;0301-0104&lt;/isbn&gt;&lt;urls&gt;&lt;related-urls&gt;&lt;url&gt;https://www.sciencedirect.com/science/article/pii/S0301010422000945&lt;/url&gt;&lt;/related-urls&gt;&lt;/urls&gt;&lt;electronic-resource-num&gt;https://doi.org/10.1016/j.chemphys.2022.111539&lt;/electronic-resource-num&gt;&lt;/record&gt;&lt;/Cite&gt;&lt;/EndNote&gt;</w:instrText>
      </w:r>
      <w:r w:rsidRPr="00C01755">
        <w:rPr>
          <w:rFonts w:cs="Calibri" w:hint="cs"/>
        </w:rPr>
        <w:fldChar w:fldCharType="separate"/>
      </w:r>
      <w:r w:rsidRPr="00C01755">
        <w:rPr>
          <w:rFonts w:cs="Calibri" w:hint="cs"/>
          <w:vertAlign w:val="superscript"/>
        </w:rPr>
        <w:t>43</w:t>
      </w:r>
      <w:r w:rsidRPr="00C01755">
        <w:rPr>
          <w:rFonts w:cs="Calibri" w:hint="cs"/>
        </w:rPr>
        <w:fldChar w:fldCharType="end"/>
      </w:r>
      <w:r w:rsidRPr="00C01755">
        <w:rPr>
          <w:rFonts w:cs="Calibri" w:hint="cs"/>
        </w:rPr>
        <w:t>. This behavior is chemically consistent with broader catechol/metal-oxide and catechol/hydroxylated-surface literature</w:t>
      </w:r>
      <w:r w:rsidR="007F3A4A">
        <w:rPr>
          <w:rFonts w:cs="Calibri"/>
        </w:rPr>
        <w:fldChar w:fldCharType="begin">
          <w:fldData xml:space="preserve">PEVuZE5vdGU+PENpdGU+PEF1dGhvcj5VcmRhbmV0YTwvQXV0aG9yPjxZZWFyPjIwMTQ8L1llYXI+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</w:fldData>
        </w:fldChar>
      </w:r>
      <w:r w:rsidR="00191545">
        <w:rPr>
          <w:rFonts w:cs="Calibri"/>
        </w:rPr>
        <w:instrText xml:space="preserve"> ADDIN EN.CITE </w:instrText>
      </w:r>
      <w:r w:rsidR="00191545">
        <w:rPr>
          <w:rFonts w:cs="Calibri"/>
        </w:rPr>
        <w:fldChar w:fldCharType="begin">
          <w:fldData xml:space="preserve">PEVuZE5vdGU+PENpdGU+PEF1dGhvcj5VcmRhbmV0YTwvQXV0aG9yPjxZZWFyPjIwMTQ8L1llYXI+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</w:fldData>
        </w:fldChar>
      </w:r>
      <w:r w:rsidR="00191545">
        <w:rPr>
          <w:rFonts w:cs="Calibri"/>
        </w:rPr>
        <w:instrText xml:space="preserve"> ADDIN EN.CITE.DATA </w:instrText>
      </w:r>
      <w:r w:rsidR="00191545">
        <w:rPr>
          <w:rFonts w:cs="Calibri"/>
        </w:rPr>
      </w:r>
      <w:r w:rsidR="00191545">
        <w:rPr>
          <w:rFonts w:cs="Calibri"/>
        </w:rPr>
        <w:fldChar w:fldCharType="end"/>
      </w:r>
      <w:r w:rsidR="007F3A4A">
        <w:rPr>
          <w:rFonts w:cs="Calibri"/>
        </w:rPr>
      </w:r>
      <w:r w:rsidR="007F3A4A">
        <w:rPr>
          <w:rFonts w:cs="Calibri"/>
        </w:rPr>
        <w:fldChar w:fldCharType="separate"/>
      </w:r>
      <w:r w:rsidR="00191545" w:rsidRPr="00191545">
        <w:rPr>
          <w:rFonts w:cs="Calibri"/>
          <w:noProof/>
          <w:vertAlign w:val="superscript"/>
        </w:rPr>
        <w:t>42-44</w:t>
      </w:r>
      <w:r w:rsidR="007F3A4A">
        <w:rPr>
          <w:rFonts w:cs="Calibri"/>
        </w:rPr>
        <w:fldChar w:fldCharType="end"/>
      </w:r>
      <w:r w:rsidRPr="00C01755">
        <w:rPr>
          <w:rFonts w:cs="Calibri" w:hint="cs"/>
        </w:rPr>
        <w:t xml:space="preserve">, where catechol binding is often controlled by hydrogen bonding, proton transfer, and inner-sphere or dissociative surface complexation through phenolic oxygen atoms. Deprotonation of phenolic -OH groups can strengthen adsorption by increasing the electron-donating character of the catecholate species and enabling stronger interfacial coordination, electrostatic stabilization, and hydrogen-bond-assisted anchoring. </w:t>
      </w:r>
      <w:r w:rsidR="009C5C30">
        <w:rPr>
          <w:rFonts w:cs="Calibri"/>
        </w:rPr>
        <w:t xml:space="preserve">This </w:t>
      </w:r>
      <w:r w:rsidR="00983E5C">
        <w:rPr>
          <w:rFonts w:cs="Calibri"/>
        </w:rPr>
        <w:t>helps</w:t>
      </w:r>
      <w:r w:rsidR="009C5C30">
        <w:rPr>
          <w:rFonts w:cs="Calibri"/>
        </w:rPr>
        <w:t xml:space="preserve"> us to </w:t>
      </w:r>
      <w:r w:rsidR="009F2C6C">
        <w:rPr>
          <w:rFonts w:cs="Calibri"/>
        </w:rPr>
        <w:t xml:space="preserve">understand </w:t>
      </w:r>
      <w:r w:rsidR="00983E5C">
        <w:rPr>
          <w:rFonts w:cs="Calibri"/>
        </w:rPr>
        <w:t xml:space="preserve">that </w:t>
      </w:r>
    </w:p>
    <w:p w14:paraId="658D16AF" w14:textId="3FE0B5AD" w:rsidR="008A2DF5" w:rsidRPr="008A2DF5" w:rsidRDefault="008A2DF5" w:rsidP="008A2DF5">
      <w:pPr>
        <w:spacing w:after="0" w:line="480" w:lineRule="auto"/>
        <w:rPr>
          <w:rFonts w:cs="Calibri"/>
        </w:rPr>
      </w:pPr>
      <w:r w:rsidRPr="008A2DF5">
        <w:rPr>
          <w:rFonts w:cs="Calibri"/>
        </w:rPr>
        <w:t xml:space="preserve">Overall, the </w:t>
      </w:r>
      <w:r>
        <w:rPr>
          <w:rFonts w:cs="Calibri"/>
        </w:rPr>
        <w:t>E</w:t>
      </w:r>
      <w:r w:rsidRPr="008A2DF5">
        <w:rPr>
          <w:rFonts w:cs="Calibri"/>
          <w:vertAlign w:val="subscript"/>
        </w:rPr>
        <w:t>ads</w:t>
      </w:r>
      <w:r w:rsidRPr="008A2DF5">
        <w:rPr>
          <w:rFonts w:cs="Calibri"/>
        </w:rPr>
        <w:t xml:space="preserve"> </w:t>
      </w:r>
      <w:r w:rsidR="004D6A1A">
        <w:rPr>
          <w:rFonts w:cs="Calibri"/>
        </w:rPr>
        <w:t>helps to understand the</w:t>
      </w:r>
      <w:r w:rsidRPr="008A2DF5">
        <w:rPr>
          <w:rFonts w:cs="Calibri"/>
        </w:rPr>
        <w:t xml:space="preserve"> molecular preconcentration near the electrode surface. NFM-LDH exhibits stronger </w:t>
      </w:r>
      <w:r w:rsidR="004D6A1A">
        <w:rPr>
          <w:rFonts w:cs="Calibri"/>
        </w:rPr>
        <w:t>DA</w:t>
      </w:r>
      <w:r w:rsidRPr="008A2DF5">
        <w:rPr>
          <w:rFonts w:cs="Calibri"/>
        </w:rPr>
        <w:t xml:space="preserve"> </w:t>
      </w:r>
      <w:r w:rsidR="004D6A1A" w:rsidRPr="008A2DF5">
        <w:rPr>
          <w:rFonts w:cs="Calibri"/>
        </w:rPr>
        <w:t>adsorption, promoting</w:t>
      </w:r>
      <w:r w:rsidRPr="008A2DF5">
        <w:rPr>
          <w:rFonts w:cs="Calibri"/>
        </w:rPr>
        <w:t xml:space="preserve"> catechol O</w:t>
      </w:r>
      <w:r w:rsidR="004D6A1A">
        <w:rPr>
          <w:rFonts w:cs="Calibri"/>
        </w:rPr>
        <w:t>-</w:t>
      </w:r>
      <w:r w:rsidRPr="008A2DF5">
        <w:rPr>
          <w:rFonts w:cs="Calibri"/>
        </w:rPr>
        <w:t>H elongation and catecholate-like species formation. This adsorption-induced activation can lower the barrier for subsequent potential-driven dopamine electrooxidation, leading to a stronger faradaic current response. In the NFM</w:t>
      </w:r>
      <w:r>
        <w:rPr>
          <w:rFonts w:cs="Calibri"/>
        </w:rPr>
        <w:t>-MX</w:t>
      </w:r>
      <w:r w:rsidRPr="008A2DF5">
        <w:rPr>
          <w:rFonts w:cs="Calibri"/>
        </w:rPr>
        <w:t xml:space="preserve"> heterostructure, interfacial electronic equilibration driven by work-function mismatch further </w:t>
      </w:r>
      <w:r w:rsidRPr="008A2DF5">
        <w:rPr>
          <w:rFonts w:cs="Calibri"/>
        </w:rPr>
        <w:lastRenderedPageBreak/>
        <w:t xml:space="preserve">facilitates charge transfer from LDH to MXene. Therefore, NFM-LDH </w:t>
      </w:r>
      <w:r w:rsidR="004D6A1A">
        <w:rPr>
          <w:rFonts w:cs="Calibri"/>
        </w:rPr>
        <w:t xml:space="preserve">can </w:t>
      </w:r>
      <w:r w:rsidRPr="008A2DF5">
        <w:rPr>
          <w:rFonts w:cs="Calibri"/>
        </w:rPr>
        <w:t xml:space="preserve">primarily </w:t>
      </w:r>
      <w:r w:rsidR="004D6A1A" w:rsidRPr="008A2DF5">
        <w:rPr>
          <w:rFonts w:cs="Calibri"/>
        </w:rPr>
        <w:t>contribute</w:t>
      </w:r>
      <w:r w:rsidRPr="008A2DF5">
        <w:rPr>
          <w:rFonts w:cs="Calibri"/>
        </w:rPr>
        <w:t xml:space="preserve"> dopamine anchoring and </w:t>
      </w:r>
      <w:r w:rsidR="004D6A1A">
        <w:rPr>
          <w:rFonts w:cs="Calibri"/>
        </w:rPr>
        <w:t>helps to prevent the MX restacking which opens more active sites</w:t>
      </w:r>
      <w:r w:rsidRPr="008A2DF5">
        <w:rPr>
          <w:rFonts w:cs="Calibri"/>
        </w:rPr>
        <w:t xml:space="preserve">, whereas </w:t>
      </w:r>
      <w:r>
        <w:rPr>
          <w:rFonts w:cs="Calibri"/>
        </w:rPr>
        <w:t xml:space="preserve">MX </w:t>
      </w:r>
      <w:r w:rsidRPr="008A2DF5">
        <w:rPr>
          <w:rFonts w:cs="Calibri"/>
        </w:rPr>
        <w:t>enhances electron extraction and transport, resulting in a synergistic improvement in dopamine sensing.</w:t>
      </w:r>
      <w:r>
        <w:rPr>
          <w:rFonts w:cs="Calibri"/>
        </w:rPr>
        <w:t xml:space="preserve"> </w:t>
      </w:r>
    </w:p>
    <w:p w14:paraId="7485E726" w14:textId="77777777" w:rsidR="002344EB" w:rsidRPr="00C01755" w:rsidRDefault="002344EB">
      <w:pPr>
        <w:spacing w:after="0" w:line="480" w:lineRule="auto"/>
        <w:rPr>
          <w:rFonts w:cs="Calibri"/>
        </w:rPr>
      </w:pPr>
    </w:p>
    <w:p w14:paraId="5001A15A" w14:textId="77777777" w:rsidR="002344EB" w:rsidRPr="00C01755" w:rsidRDefault="00445942">
      <w:pPr>
        <w:pStyle w:val="Heading1"/>
        <w:numPr>
          <w:ilvl w:val="1"/>
          <w:numId w:val="2"/>
        </w:numPr>
        <w:tabs>
          <w:tab w:val="left" w:pos="567"/>
        </w:tabs>
        <w:spacing w:before="0" w:after="0" w:line="480" w:lineRule="auto"/>
        <w:ind w:left="567" w:hanging="567"/>
        <w:rPr>
          <w:rFonts w:ascii="Calibri" w:hAnsi="Calibri" w:cs="Calibri"/>
          <w:b/>
          <w:bCs/>
          <w:color w:val="000000" w:themeColor="text1"/>
          <w:sz w:val="24"/>
          <w:szCs w:val="24"/>
        </w:rPr>
      </w:pPr>
      <w:r w:rsidRPr="00C01755">
        <w:rPr>
          <w:rFonts w:ascii="Calibri" w:hAnsi="Calibri" w:cs="Calibri" w:hint="cs"/>
          <w:b/>
          <w:bCs/>
          <w:color w:val="000000" w:themeColor="text1"/>
          <w:sz w:val="24"/>
          <w:szCs w:val="24"/>
        </w:rPr>
        <w:t>Interference study</w:t>
      </w:r>
    </w:p>
    <w:p w14:paraId="6997DFF8" w14:textId="7DCE1F01" w:rsidR="002344EB" w:rsidRPr="00C01755" w:rsidRDefault="00445942">
      <w:pPr>
        <w:spacing w:after="0" w:line="480" w:lineRule="auto"/>
        <w:rPr>
          <w:rFonts w:cs="Calibri"/>
        </w:rPr>
      </w:pPr>
      <w:r w:rsidRPr="00C01755">
        <w:rPr>
          <w:rFonts w:cs="Calibri" w:hint="cs"/>
        </w:rPr>
        <w:t xml:space="preserve">Uric acid (UA) and ascorbic acid (AA) were studied as common electroactive interferents molecules prior to the dopamine interference study, the oxidation responses of UA and AA were independently calibrated in 0.1 M PBS to identify their characteristic oxidation potentials. As shown in </w:t>
      </w:r>
      <w:r w:rsidRPr="006A4A2A">
        <w:rPr>
          <w:rFonts w:cs="Calibri" w:hint="cs"/>
          <w:b/>
          <w:bCs/>
        </w:rPr>
        <w:t>Figure S</w:t>
      </w:r>
      <w:r w:rsidR="006A4A2A">
        <w:rPr>
          <w:rFonts w:cs="Calibri"/>
          <w:b/>
          <w:bCs/>
        </w:rPr>
        <w:t>8</w:t>
      </w:r>
      <w:r w:rsidRPr="006A4A2A">
        <w:rPr>
          <w:rFonts w:cs="Calibri" w:hint="cs"/>
          <w:b/>
          <w:bCs/>
        </w:rPr>
        <w:t xml:space="preserve"> </w:t>
      </w:r>
      <w:r w:rsidRPr="00FF41D2">
        <w:rPr>
          <w:rFonts w:cs="Calibri" w:hint="cs"/>
        </w:rPr>
        <w:t>(</w:t>
      </w:r>
      <w:r w:rsidR="00FF41D2" w:rsidRPr="00C01755">
        <w:rPr>
          <w:rFonts w:cs="Calibri" w:hint="cs"/>
          <w:i/>
        </w:rPr>
        <w:t xml:space="preserve">Supporting </w:t>
      </w:r>
      <w:r w:rsidR="007552A4" w:rsidRPr="00C01755">
        <w:rPr>
          <w:rFonts w:cs="Calibri"/>
          <w:i/>
        </w:rPr>
        <w:t>Information</w:t>
      </w:r>
      <w:r w:rsidR="007552A4">
        <w:rPr>
          <w:rFonts w:cs="Calibri"/>
          <w:i/>
        </w:rPr>
        <w:t>)</w:t>
      </w:r>
      <w:r w:rsidRPr="00C01755">
        <w:rPr>
          <w:rFonts w:cs="Calibri" w:hint="cs"/>
        </w:rPr>
        <w:t xml:space="preserve">, UA oxidation was observed at approximately 0.1 V over the concentration range of 10-100 µM, whereas AA oxidation appeared near 0.2 V. These reference measurements were used to distinguish the electrochemical features of DA from those of the interfering species. As shown in </w:t>
      </w:r>
      <w:r w:rsidRPr="00C01755">
        <w:rPr>
          <w:rFonts w:cs="Calibri" w:hint="cs"/>
          <w:b/>
        </w:rPr>
        <w:t>Figure 4G</w:t>
      </w:r>
      <w:r w:rsidRPr="00C01755">
        <w:rPr>
          <w:rFonts w:cs="Calibri" w:hint="cs"/>
        </w:rPr>
        <w:t>, DA was detected from 0 to 1 µM in the presence of a fixed UA concentration of 50 µM. The DA and UA oxidation features remained distinguishable, indicating good competitive selectivity toward DA in the presence of UA. In contrast, the DA response in the presence of 100 µM AA, was not clearly resolved in the 0-1 µM range because of the dominant AA oxidation background. However, when the DA concentration increased to 1-10 µM (</w:t>
      </w:r>
      <w:r w:rsidRPr="00C01755">
        <w:rPr>
          <w:rFonts w:cs="Calibri" w:hint="cs"/>
          <w:b/>
        </w:rPr>
        <w:t>Figure 4H</w:t>
      </w:r>
      <w:r w:rsidRPr="00C01755">
        <w:rPr>
          <w:rFonts w:cs="Calibri" w:hint="cs"/>
        </w:rPr>
        <w:t>), a pronounced DA-related current response was observed, indicating that the NFM-MX electrode retains good sensitivity toward DA even under AA-rich competitive conditions. The apparent shift of DA oxidation features toward more positive potential and possible reasons for low concentration of DA detection may arise from local changes in the electrolyte environment at higher AA loading, including possible pH variation due to the proton-coupled DA/DAQ redox process where local pH variation can affect the oxidation potential.</w:t>
      </w:r>
      <w:r w:rsidR="00F83E47">
        <w:rPr>
          <w:rFonts w:cs="Calibri"/>
        </w:rPr>
        <w:fldChar w:fldCharType="begin">
          <w:fldData xml:space="preserve">PEVuZE5vdGU+PENpdGU+PEF1dGhvcj5TYWJyaW5hPC9BdXRob3I+PFllYXI+MjAxOTwvWWVhcj48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==
</w:fldData>
        </w:fldChar>
      </w:r>
      <w:r w:rsidR="00191545">
        <w:rPr>
          <w:rFonts w:cs="Calibri"/>
        </w:rPr>
        <w:instrText xml:space="preserve"> ADDIN EN.CITE </w:instrText>
      </w:r>
      <w:r w:rsidR="00191545">
        <w:rPr>
          <w:rFonts w:cs="Calibri"/>
        </w:rPr>
        <w:fldChar w:fldCharType="begin">
          <w:fldData xml:space="preserve">PEVuZE5vdGU+PENpdGU+PEF1dGhvcj5TYWJyaW5hPC9BdXRob3I+PFllYXI+MjAxOTwvWWVhcj48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==
</w:fldData>
        </w:fldChar>
      </w:r>
      <w:r w:rsidR="00191545">
        <w:rPr>
          <w:rFonts w:cs="Calibri"/>
        </w:rPr>
        <w:instrText xml:space="preserve"> ADDIN EN.CITE.DATA </w:instrText>
      </w:r>
      <w:r w:rsidR="00191545">
        <w:rPr>
          <w:rFonts w:cs="Calibri"/>
        </w:rPr>
      </w:r>
      <w:r w:rsidR="00191545">
        <w:rPr>
          <w:rFonts w:cs="Calibri"/>
        </w:rPr>
        <w:fldChar w:fldCharType="end"/>
      </w:r>
      <w:r w:rsidR="00F83E47">
        <w:rPr>
          <w:rFonts w:cs="Calibri"/>
        </w:rPr>
      </w:r>
      <w:r w:rsidR="00F83E47">
        <w:rPr>
          <w:rFonts w:cs="Calibri"/>
        </w:rPr>
        <w:fldChar w:fldCharType="separate"/>
      </w:r>
      <w:r w:rsidR="00191545" w:rsidRPr="00191545">
        <w:rPr>
          <w:rFonts w:cs="Calibri"/>
          <w:noProof/>
          <w:vertAlign w:val="superscript"/>
        </w:rPr>
        <w:t>45, 46</w:t>
      </w:r>
      <w:r w:rsidR="00F83E47">
        <w:rPr>
          <w:rFonts w:cs="Calibri"/>
        </w:rPr>
        <w:fldChar w:fldCharType="end"/>
      </w:r>
      <w:r w:rsidRPr="00C01755">
        <w:rPr>
          <w:rFonts w:cs="Calibri" w:hint="cs"/>
        </w:rPr>
        <w:t xml:space="preserve"> Therefore, although complete peak separation from AA was not achieved, the current </w:t>
      </w:r>
      <w:r w:rsidRPr="00C01755">
        <w:rPr>
          <w:rFonts w:cs="Calibri" w:hint="cs"/>
        </w:rPr>
        <w:lastRenderedPageBreak/>
        <w:t>enhancement upon DA addition confirms the electrochemical responsiveness of the engineered NFM-MX interface toward dopamine.</w:t>
      </w:r>
    </w:p>
    <w:p w14:paraId="02782AFA" w14:textId="29C4BA27" w:rsidR="002344EB" w:rsidRPr="00C01755" w:rsidRDefault="00445942">
      <w:pPr>
        <w:spacing w:after="0" w:line="480" w:lineRule="auto"/>
        <w:rPr>
          <w:rFonts w:cs="Calibri"/>
        </w:rPr>
      </w:pPr>
      <w:r w:rsidRPr="00C01755">
        <w:rPr>
          <w:rFonts w:cs="Calibri" w:hint="cs"/>
        </w:rPr>
        <w:t xml:space="preserve">The anti-interference performance of the NFM-MX electrode was further evaluated by monitoring the peak current retention of 10 µM DA in the presence interferents, including 100 µM UA, 200 µM citric acid (CA), 5 mM glucose, 5 mM KCl, and 5 mM NaCl. As shown in </w:t>
      </w:r>
      <w:r w:rsidRPr="00C01755">
        <w:rPr>
          <w:rFonts w:cs="Calibri" w:hint="cs"/>
          <w:b/>
        </w:rPr>
        <w:t>Figure</w:t>
      </w:r>
      <w:r w:rsidR="00240FB4">
        <w:rPr>
          <w:rFonts w:cs="Calibri" w:hint="eastAsia"/>
          <w:b/>
        </w:rPr>
        <w:t> </w:t>
      </w:r>
      <w:r w:rsidRPr="00C01755">
        <w:rPr>
          <w:rFonts w:cs="Calibri" w:hint="cs"/>
          <w:b/>
        </w:rPr>
        <w:t>4</w:t>
      </w:r>
      <w:r w:rsidR="00240FB4">
        <w:rPr>
          <w:rFonts w:cs="Calibri"/>
          <w:b/>
        </w:rPr>
        <w:t>I</w:t>
      </w:r>
      <w:r w:rsidRPr="00C01755">
        <w:rPr>
          <w:rFonts w:cs="Calibri" w:hint="cs"/>
        </w:rPr>
        <w:t>, most interferents maintained the DA response within 85-100% of the original current, indicating that the NFM-MX electrode preserves a strong DA signal in complex ionic and molecular environments. Glucose and CA produced only minor changes in the DA response, while UA and KCl caused a moderate decrease in peak current. NaCl produced the largest decrease, but the electrode still retained more than 70% of the DA response. These results indicate that the NFM-MX electrode exhibits reasonable selectivity and interference tolerance toward DA, although high concentrations of electroactive interferents such as AA can still affect low-concentration DA detection.</w:t>
      </w:r>
    </w:p>
    <w:p w14:paraId="6CCE66EF" w14:textId="77777777" w:rsidR="002344EB" w:rsidRPr="00C01755" w:rsidRDefault="002344EB">
      <w:pPr>
        <w:spacing w:after="0" w:line="480" w:lineRule="auto"/>
        <w:rPr>
          <w:rFonts w:cs="Calibri"/>
          <w:color w:val="EE0000"/>
        </w:rPr>
      </w:pPr>
    </w:p>
    <w:p w14:paraId="454FDECD" w14:textId="77777777" w:rsidR="002344EB" w:rsidRPr="00C01755" w:rsidRDefault="00445942">
      <w:pPr>
        <w:pStyle w:val="Heading1"/>
        <w:numPr>
          <w:ilvl w:val="0"/>
          <w:numId w:val="2"/>
        </w:numPr>
        <w:tabs>
          <w:tab w:val="left" w:pos="567"/>
        </w:tabs>
        <w:spacing w:before="0" w:after="0" w:line="480" w:lineRule="auto"/>
        <w:ind w:left="567" w:hanging="567"/>
        <w:rPr>
          <w:rFonts w:ascii="Calibri" w:hAnsi="Calibri" w:cs="Calibri"/>
          <w:b/>
          <w:bCs/>
          <w:color w:val="000000" w:themeColor="text1"/>
          <w:sz w:val="24"/>
          <w:szCs w:val="24"/>
        </w:rPr>
      </w:pPr>
      <w:r w:rsidRPr="00C01755">
        <w:rPr>
          <w:rFonts w:ascii="Calibri" w:hAnsi="Calibri" w:cs="Calibri" w:hint="cs"/>
          <w:b/>
          <w:bCs/>
          <w:color w:val="000000" w:themeColor="text1"/>
          <w:sz w:val="24"/>
          <w:szCs w:val="24"/>
        </w:rPr>
        <w:t>Conclusions</w:t>
      </w:r>
    </w:p>
    <w:p w14:paraId="2423419B" w14:textId="77777777" w:rsidR="002344EB" w:rsidRPr="00C01755" w:rsidRDefault="00445942">
      <w:pPr>
        <w:spacing w:after="0" w:line="480" w:lineRule="auto"/>
        <w:rPr>
          <w:rFonts w:cs="Calibri"/>
        </w:rPr>
      </w:pPr>
      <w:r w:rsidRPr="00C01755">
        <w:rPr>
          <w:rFonts w:cs="Calibri" w:hint="cs"/>
        </w:rPr>
        <w:t>In this work, a Ni</w:t>
      </w:r>
      <w:r w:rsidRPr="00C01755">
        <w:rPr>
          <w:rFonts w:cs="Calibri" w:hint="cs"/>
          <w:vertAlign w:val="subscript"/>
        </w:rPr>
        <w:t>0.5</w:t>
      </w:r>
      <w:r w:rsidRPr="00C01755">
        <w:rPr>
          <w:rFonts w:cs="Calibri" w:hint="cs"/>
        </w:rPr>
        <w:t>Fe</w:t>
      </w:r>
      <w:r w:rsidRPr="00C01755">
        <w:rPr>
          <w:rFonts w:cs="Calibri" w:hint="cs"/>
          <w:vertAlign w:val="subscript"/>
        </w:rPr>
        <w:t>0.25</w:t>
      </w:r>
      <w:r w:rsidRPr="00C01755">
        <w:rPr>
          <w:rFonts w:cs="Calibri" w:hint="cs"/>
        </w:rPr>
        <w:t>Mn</w:t>
      </w:r>
      <w:r w:rsidRPr="00C01755">
        <w:rPr>
          <w:rFonts w:cs="Calibri" w:hint="cs"/>
          <w:vertAlign w:val="subscript"/>
        </w:rPr>
        <w:t>0.25</w:t>
      </w:r>
      <w:r w:rsidRPr="00C01755">
        <w:rPr>
          <w:rFonts w:cs="Calibri" w:hint="cs"/>
        </w:rPr>
        <w:t xml:space="preserve"> layered double hydroxide/Ti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hybrid composite (NFM-MX) was developed as an electrochemical platform for dopamine sensing. Structural and morphological characterization confirmed the successful integration of NFM-LDH with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MXene. SEM and EDS mapping further confirmed the wrinkled sheet-like morphology of the hybrid and the spatial distribution of Ti, C, Ni, Mn, and Fe, supporting the formation of the NFM-MX composite. CDD, ELF, TDOS, and planar-averaged electrostatic potential analyses showed interfacial charge redistribution, preservation of MXene-derived conductive states, and the formation of an interfacial dipole. These results indicate electronic coupling across the NFM-MX van der Waals interface, which can facilitate charge transport within the hybrid electrode.</w:t>
      </w:r>
    </w:p>
    <w:p w14:paraId="779896B2" w14:textId="486E0212" w:rsidR="002344EB" w:rsidRPr="00C01755" w:rsidRDefault="00445942">
      <w:pPr>
        <w:spacing w:after="0" w:line="480" w:lineRule="auto"/>
        <w:rPr>
          <w:rFonts w:cs="Calibri"/>
        </w:rPr>
      </w:pPr>
      <w:r w:rsidRPr="00C01755">
        <w:rPr>
          <w:rFonts w:cs="Calibri" w:hint="cs"/>
        </w:rPr>
        <w:lastRenderedPageBreak/>
        <w:t>The hybrid electrode achieved a detection limit of 0.109 µM and retained reasonable selectivity in the presence of common interferents, including UA, AA, CA, GLU, KCl, and NaCl. Although high AA loading affected low-concentration DA detection due to its dominant oxidation background and possible changes in the local environment, the NFM-MX electrode retained electrochemical responsiveness toward dopamine under competitive conditions. These results indicate that the hybrid interface improves dopamine sensing by combining adsorption-active and conductive functionalities. First-principles DFT calculations provided molecular-level insight into the origin of this enhancement. DA adsorption on mixed-terminated Ti</w:t>
      </w:r>
      <w:r w:rsidRPr="00C01755">
        <w:rPr>
          <w:rFonts w:cs="Calibri" w:hint="cs"/>
          <w:vertAlign w:val="subscript"/>
        </w:rPr>
        <w:t>3</w:t>
      </w:r>
      <w:r w:rsidRPr="00C01755">
        <w:rPr>
          <w:rFonts w:cs="Calibri" w:hint="cs"/>
        </w:rPr>
        <w:t>C</w:t>
      </w:r>
      <w:r w:rsidRPr="00C01755">
        <w:rPr>
          <w:rFonts w:cs="Calibri" w:hint="cs"/>
          <w:vertAlign w:val="subscript"/>
        </w:rPr>
        <w:t>2</w:t>
      </w:r>
      <w:r w:rsidRPr="00C01755">
        <w:rPr>
          <w:rFonts w:cs="Calibri" w:hint="cs"/>
        </w:rPr>
        <w:t>T</w:t>
      </w:r>
      <w:r w:rsidRPr="00C01755">
        <w:rPr>
          <w:rFonts w:cs="Calibri" w:hint="cs"/>
          <w:vertAlign w:val="subscript"/>
        </w:rPr>
        <w:t>x</w:t>
      </w:r>
      <w:r w:rsidRPr="00C01755">
        <w:rPr>
          <w:rFonts w:cs="Calibri" w:hint="cs"/>
        </w:rPr>
        <w:t xml:space="preserve"> was moderate, with E</w:t>
      </w:r>
      <w:r w:rsidRPr="00C01755">
        <w:rPr>
          <w:rFonts w:cs="Calibri" w:hint="cs"/>
          <w:vertAlign w:val="subscript"/>
        </w:rPr>
        <w:t>ads</w:t>
      </w:r>
      <w:r w:rsidRPr="00C01755">
        <w:rPr>
          <w:rFonts w:cs="Calibri" w:hint="cs"/>
        </w:rPr>
        <w:t xml:space="preserve"> around -0.6 eV, indicating stable but weakly site-dependent interaction with MXene surface terminations. In contrast, NFM-LDH showed significantly stronger DA adsorption, with the most stable configuration reaching -1.52 eV. The stronger adsorption on LDH was attributed to its hydroxyl-rich surface, which enables cooperative hydrogen bonding with the catechol group of dopamine. In the most stable DA-O2 configuration, elongation of the catechol O-H bond from 0.97 to 1.34 Å and formation of a new surface O-H interaction of 1.11 Å indicated proton-transfer-assisted partial deprotonation and stabilization of a catecholate-like species. CDD and Bader analyses further confirmed strong local interfacial charge redistribution around the catechol oxygen atoms and the hydroxylated LDH surface. </w:t>
      </w:r>
    </w:p>
    <w:p w14:paraId="33DA1E21" w14:textId="77777777" w:rsidR="002344EB" w:rsidRPr="00D07028" w:rsidRDefault="00445942">
      <w:pPr>
        <w:jc w:val="left"/>
        <w:rPr>
          <w:rFonts w:cs="Calibri"/>
          <w:sz w:val="22"/>
          <w:szCs w:val="22"/>
        </w:rPr>
      </w:pPr>
      <w:r w:rsidRPr="00D07028">
        <w:rPr>
          <w:rFonts w:cs="Calibri" w:hint="cs"/>
        </w:rPr>
        <w:br w:type="page"/>
      </w:r>
    </w:p>
    <w:p w14:paraId="51C2AE61" w14:textId="77777777" w:rsidR="002344EB" w:rsidRPr="00D07028" w:rsidRDefault="00445942">
      <w:pPr>
        <w:spacing w:after="0" w:line="480" w:lineRule="auto"/>
        <w:rPr>
          <w:rFonts w:cs="Calibri"/>
          <w:b/>
          <w:bCs/>
          <w:sz w:val="22"/>
          <w:szCs w:val="22"/>
        </w:rPr>
      </w:pPr>
      <w:r w:rsidRPr="00D07028">
        <w:rPr>
          <w:rFonts w:cs="Calibri" w:hint="cs"/>
          <w:b/>
          <w:bCs/>
          <w:sz w:val="22"/>
          <w:szCs w:val="22"/>
        </w:rPr>
        <w:lastRenderedPageBreak/>
        <w:t>Acknowledgements</w:t>
      </w:r>
    </w:p>
    <w:p w14:paraId="34A8A9A3" w14:textId="1A0F6122" w:rsidR="002344EB" w:rsidRPr="00D07028" w:rsidRDefault="00445942">
      <w:pPr>
        <w:spacing w:after="0" w:line="480" w:lineRule="auto"/>
        <w:rPr>
          <w:rFonts w:cs="Calibri"/>
          <w:sz w:val="22"/>
          <w:szCs w:val="22"/>
        </w:rPr>
      </w:pPr>
      <w:r w:rsidRPr="00D07028">
        <w:rPr>
          <w:rFonts w:cs="Calibri" w:hint="cs"/>
          <w:sz w:val="22"/>
          <w:szCs w:val="22"/>
        </w:rPr>
        <w:t xml:space="preserve">The authors gratefully acknowledge the support of the Bindley Bioscience Center at Purdue University </w:t>
      </w:r>
      <w:r w:rsidR="0007611A">
        <w:rPr>
          <w:rFonts w:cs="Calibri"/>
          <w:sz w:val="22"/>
          <w:szCs w:val="22"/>
        </w:rPr>
        <w:t xml:space="preserve">and INM </w:t>
      </w:r>
      <w:r w:rsidRPr="00D07028">
        <w:rPr>
          <w:rFonts w:cs="Calibri" w:hint="cs"/>
          <w:sz w:val="22"/>
          <w:szCs w:val="22"/>
        </w:rPr>
        <w:t>for providing equipment and technical support. A.G. acknowledges the support of the Research Training Group GRK 3082 of Saarland University (supported by the German Research Foundation).</w:t>
      </w:r>
    </w:p>
    <w:p w14:paraId="4580A95B" w14:textId="77777777" w:rsidR="002344EB" w:rsidRPr="00D07028" w:rsidRDefault="002344EB">
      <w:pPr>
        <w:spacing w:after="0" w:line="480" w:lineRule="auto"/>
        <w:rPr>
          <w:rFonts w:cs="Calibri"/>
          <w:sz w:val="22"/>
          <w:szCs w:val="22"/>
        </w:rPr>
      </w:pPr>
    </w:p>
    <w:p w14:paraId="73EDEB69" w14:textId="77777777" w:rsidR="002344EB" w:rsidRPr="00D07028" w:rsidRDefault="00445942">
      <w:pPr>
        <w:spacing w:after="0" w:line="480" w:lineRule="auto"/>
        <w:rPr>
          <w:rFonts w:cs="Calibri"/>
          <w:b/>
          <w:bCs/>
          <w:sz w:val="22"/>
          <w:szCs w:val="22"/>
        </w:rPr>
      </w:pPr>
      <w:r w:rsidRPr="00D07028">
        <w:rPr>
          <w:rFonts w:cs="Calibri" w:hint="cs"/>
          <w:b/>
          <w:bCs/>
          <w:sz w:val="22"/>
          <w:szCs w:val="22"/>
        </w:rPr>
        <w:t xml:space="preserve">Author Contributions </w:t>
      </w:r>
    </w:p>
    <w:p w14:paraId="096D15CE" w14:textId="3B72E698" w:rsidR="002344EB" w:rsidRPr="00D07028" w:rsidRDefault="00445942">
      <w:pPr>
        <w:spacing w:after="0" w:line="480" w:lineRule="auto"/>
        <w:rPr>
          <w:rFonts w:cs="Calibri"/>
          <w:sz w:val="22"/>
          <w:szCs w:val="22"/>
        </w:rPr>
      </w:pPr>
      <w:r w:rsidRPr="00D07028">
        <w:rPr>
          <w:rFonts w:cs="Calibri" w:hint="cs"/>
          <w:b/>
          <w:bCs/>
          <w:sz w:val="22"/>
          <w:szCs w:val="22"/>
        </w:rPr>
        <w:t>Ayush Gadpayle</w:t>
      </w:r>
      <w:r w:rsidRPr="00D07028">
        <w:rPr>
          <w:rFonts w:cs="Calibri" w:hint="cs"/>
          <w:sz w:val="22"/>
          <w:szCs w:val="22"/>
        </w:rPr>
        <w:t xml:space="preserve">: investigation, conceptualization, methodology, data curation, visualization, writing - original draft, writing - review &amp; editing. </w:t>
      </w:r>
      <w:r w:rsidRPr="00D07028">
        <w:rPr>
          <w:rFonts w:cs="Calibri" w:hint="cs"/>
          <w:b/>
          <w:bCs/>
          <w:sz w:val="22"/>
          <w:szCs w:val="22"/>
        </w:rPr>
        <w:t>Hemil Marviya</w:t>
      </w:r>
      <w:r w:rsidRPr="00D07028">
        <w:rPr>
          <w:rFonts w:cs="Calibri" w:hint="cs"/>
          <w:sz w:val="22"/>
          <w:szCs w:val="22"/>
        </w:rPr>
        <w:t xml:space="preserve">: data curation. </w:t>
      </w:r>
      <w:r w:rsidR="00B8736B" w:rsidRPr="00B8736B">
        <w:rPr>
          <w:rFonts w:cs="Calibri"/>
          <w:b/>
          <w:bCs/>
          <w:sz w:val="22"/>
          <w:szCs w:val="22"/>
        </w:rPr>
        <w:t>Yi Yang</w:t>
      </w:r>
      <w:r w:rsidR="007A4B06">
        <w:rPr>
          <w:rFonts w:cs="Calibri"/>
          <w:b/>
          <w:bCs/>
          <w:sz w:val="22"/>
          <w:szCs w:val="22"/>
        </w:rPr>
        <w:t xml:space="preserve">: </w:t>
      </w:r>
      <w:r w:rsidR="007A4B06" w:rsidRPr="007A4B06">
        <w:rPr>
          <w:rFonts w:cs="Calibri"/>
          <w:sz w:val="22"/>
          <w:szCs w:val="22"/>
        </w:rPr>
        <w:t>DFT validation</w:t>
      </w:r>
      <w:r w:rsidR="00D3543A">
        <w:rPr>
          <w:rFonts w:cs="Calibri"/>
          <w:sz w:val="22"/>
          <w:szCs w:val="22"/>
        </w:rPr>
        <w:t xml:space="preserve">. </w:t>
      </w:r>
      <w:r w:rsidR="007A4B06">
        <w:rPr>
          <w:rFonts w:cs="Calibri"/>
          <w:b/>
          <w:bCs/>
          <w:sz w:val="22"/>
          <w:szCs w:val="22"/>
        </w:rPr>
        <w:t xml:space="preserve"> </w:t>
      </w:r>
      <w:r w:rsidR="000E0EA9" w:rsidRPr="00AE7047">
        <w:rPr>
          <w:rFonts w:eastAsiaTheme="majorEastAsia" w:cs="Calibri"/>
          <w:b/>
          <w:bCs/>
          <w:color w:val="000000" w:themeColor="text1"/>
          <w:kern w:val="0"/>
          <w:lang w:eastAsia="zh-TW"/>
          <w14:ligatures w14:val="none"/>
        </w:rPr>
        <w:t>Jean G. A. Ruthes</w:t>
      </w:r>
      <w:r w:rsidR="00AE7047">
        <w:rPr>
          <w:rFonts w:cs="Calibri"/>
          <w:b/>
          <w:bCs/>
          <w:sz w:val="22"/>
          <w:szCs w:val="22"/>
        </w:rPr>
        <w:t xml:space="preserve">: </w:t>
      </w:r>
      <w:r w:rsidR="00C32ECF">
        <w:rPr>
          <w:rFonts w:cs="Calibri"/>
          <w:sz w:val="22"/>
          <w:szCs w:val="22"/>
        </w:rPr>
        <w:t>Validation, writing – review</w:t>
      </w:r>
      <w:r w:rsidR="00F260FA">
        <w:rPr>
          <w:rFonts w:cs="Calibri"/>
          <w:sz w:val="22"/>
          <w:szCs w:val="22"/>
        </w:rPr>
        <w:t xml:space="preserve"> &amp; editing.</w:t>
      </w:r>
      <w:r w:rsidR="00C32ECF">
        <w:rPr>
          <w:rFonts w:cs="Calibri"/>
          <w:sz w:val="22"/>
          <w:szCs w:val="22"/>
        </w:rPr>
        <w:t xml:space="preserve"> </w:t>
      </w:r>
      <w:r w:rsidRPr="00D07028">
        <w:rPr>
          <w:rFonts w:cs="Calibri" w:hint="cs"/>
          <w:b/>
          <w:bCs/>
          <w:sz w:val="22"/>
          <w:szCs w:val="22"/>
        </w:rPr>
        <w:t>Peter Burger</w:t>
      </w:r>
      <w:r w:rsidRPr="00D07028">
        <w:rPr>
          <w:rFonts w:cs="Calibri" w:hint="cs"/>
          <w:sz w:val="22"/>
          <w:szCs w:val="22"/>
        </w:rPr>
        <w:t xml:space="preserve">: data curation. </w:t>
      </w:r>
      <w:r w:rsidRPr="00D07028">
        <w:rPr>
          <w:rFonts w:cs="Calibri" w:hint="cs"/>
          <w:b/>
          <w:bCs/>
          <w:sz w:val="22"/>
          <w:szCs w:val="22"/>
        </w:rPr>
        <w:t>Krutarth Kamath</w:t>
      </w:r>
      <w:r w:rsidRPr="00D07028">
        <w:rPr>
          <w:rFonts w:cs="Calibri" w:hint="cs"/>
          <w:sz w:val="22"/>
          <w:szCs w:val="22"/>
        </w:rPr>
        <w:t xml:space="preserve">: writing – review &amp; editing. </w:t>
      </w:r>
      <w:r w:rsidRPr="00D07028">
        <w:rPr>
          <w:rFonts w:cs="Calibri" w:hint="cs"/>
          <w:b/>
          <w:bCs/>
          <w:sz w:val="22"/>
          <w:szCs w:val="22"/>
        </w:rPr>
        <w:t>Arun Kumar Mannodi</w:t>
      </w:r>
      <w:r w:rsidRPr="00D07028">
        <w:rPr>
          <w:rFonts w:cs="Calibri" w:hint="cs"/>
          <w:sz w:val="22"/>
          <w:szCs w:val="22"/>
        </w:rPr>
        <w:t>: Supervision ,validation, resources, visualization, writing -review &amp; editing, project administration.</w:t>
      </w:r>
      <w:r w:rsidR="00F260FA" w:rsidRPr="00F260FA">
        <w:rPr>
          <w:rFonts w:cs="Calibri" w:hint="cs"/>
          <w:b/>
          <w:bCs/>
          <w:sz w:val="22"/>
          <w:szCs w:val="22"/>
        </w:rPr>
        <w:t xml:space="preserve"> </w:t>
      </w:r>
      <w:r w:rsidR="00F260FA" w:rsidRPr="00D07028">
        <w:rPr>
          <w:rFonts w:cs="Calibri" w:hint="cs"/>
          <w:b/>
          <w:bCs/>
          <w:sz w:val="22"/>
          <w:szCs w:val="22"/>
        </w:rPr>
        <w:t>Volker Presser</w:t>
      </w:r>
      <w:r w:rsidR="00F260FA" w:rsidRPr="00D07028">
        <w:rPr>
          <w:rFonts w:cs="Calibri" w:hint="cs"/>
          <w:sz w:val="22"/>
          <w:szCs w:val="22"/>
        </w:rPr>
        <w:t>: supervision, validation, resources, writing - review &amp; editing</w:t>
      </w:r>
      <w:r w:rsidR="00F260FA">
        <w:rPr>
          <w:rFonts w:cs="Calibri"/>
          <w:sz w:val="22"/>
          <w:szCs w:val="22"/>
        </w:rPr>
        <w:t xml:space="preserve">. </w:t>
      </w:r>
      <w:r w:rsidRPr="00D07028">
        <w:rPr>
          <w:rFonts w:cs="Calibri" w:hint="cs"/>
          <w:sz w:val="22"/>
          <w:szCs w:val="22"/>
        </w:rPr>
        <w:t xml:space="preserve"> </w:t>
      </w:r>
      <w:r w:rsidRPr="00D07028">
        <w:rPr>
          <w:rFonts w:cs="Calibri" w:hint="cs"/>
          <w:b/>
          <w:bCs/>
          <w:sz w:val="22"/>
          <w:szCs w:val="22"/>
        </w:rPr>
        <w:t>Lia Stanciu</w:t>
      </w:r>
      <w:r w:rsidRPr="00D07028">
        <w:rPr>
          <w:rFonts w:cs="Calibri" w:hint="cs"/>
          <w:sz w:val="22"/>
          <w:szCs w:val="22"/>
        </w:rPr>
        <w:t>: Supervision, validation, resources, project administration, funding acquisition</w:t>
      </w:r>
      <w:r w:rsidR="004C4F61">
        <w:rPr>
          <w:rFonts w:cs="Calibri"/>
          <w:sz w:val="22"/>
          <w:szCs w:val="22"/>
        </w:rPr>
        <w:t>,</w:t>
      </w:r>
      <w:r w:rsidRPr="00D07028">
        <w:rPr>
          <w:rFonts w:cs="Calibri" w:hint="cs"/>
          <w:sz w:val="22"/>
          <w:szCs w:val="22"/>
        </w:rPr>
        <w:t xml:space="preserve"> </w:t>
      </w:r>
      <w:r w:rsidR="004C4F61" w:rsidRPr="00D07028">
        <w:rPr>
          <w:rFonts w:cs="Calibri" w:hint="cs"/>
          <w:sz w:val="22"/>
          <w:szCs w:val="22"/>
        </w:rPr>
        <w:t>writing - review &amp; editing</w:t>
      </w:r>
      <w:r w:rsidR="004C4F61">
        <w:rPr>
          <w:rFonts w:cs="Calibri"/>
          <w:sz w:val="22"/>
          <w:szCs w:val="22"/>
        </w:rPr>
        <w:t xml:space="preserve">. </w:t>
      </w:r>
    </w:p>
    <w:p w14:paraId="38EA40A6" w14:textId="77777777" w:rsidR="002344EB" w:rsidRPr="00D07028" w:rsidRDefault="002344EB">
      <w:pPr>
        <w:spacing w:after="0" w:line="480" w:lineRule="auto"/>
        <w:rPr>
          <w:rFonts w:cs="Calibri"/>
          <w:sz w:val="22"/>
          <w:szCs w:val="22"/>
        </w:rPr>
      </w:pPr>
    </w:p>
    <w:p w14:paraId="0DBEFEB8" w14:textId="77777777" w:rsidR="002344EB" w:rsidRPr="00D07028" w:rsidRDefault="00445942">
      <w:pPr>
        <w:spacing w:after="0" w:line="480" w:lineRule="auto"/>
        <w:rPr>
          <w:rFonts w:cs="Calibri"/>
          <w:b/>
          <w:bCs/>
          <w:sz w:val="22"/>
          <w:szCs w:val="22"/>
        </w:rPr>
      </w:pPr>
      <w:r w:rsidRPr="00D07028">
        <w:rPr>
          <w:rFonts w:cs="Calibri" w:hint="cs"/>
          <w:b/>
          <w:bCs/>
          <w:sz w:val="22"/>
          <w:szCs w:val="22"/>
        </w:rPr>
        <w:t xml:space="preserve">Conflict of Interest </w:t>
      </w:r>
    </w:p>
    <w:p w14:paraId="733E8739" w14:textId="77777777" w:rsidR="002344EB" w:rsidRPr="00D07028" w:rsidRDefault="00445942">
      <w:pPr>
        <w:spacing w:after="0" w:line="480" w:lineRule="auto"/>
        <w:rPr>
          <w:rFonts w:cs="Calibri"/>
          <w:sz w:val="22"/>
          <w:szCs w:val="22"/>
        </w:rPr>
      </w:pPr>
      <w:r w:rsidRPr="00D07028">
        <w:rPr>
          <w:rFonts w:cs="Calibri" w:hint="cs"/>
          <w:sz w:val="22"/>
          <w:szCs w:val="22"/>
        </w:rPr>
        <w:t>The authors declare no conflicts of interest.</w:t>
      </w:r>
    </w:p>
    <w:p w14:paraId="40D68041" w14:textId="77777777" w:rsidR="002344EB" w:rsidRPr="00D07028" w:rsidRDefault="002344EB">
      <w:pPr>
        <w:spacing w:after="0" w:line="480" w:lineRule="auto"/>
        <w:rPr>
          <w:rFonts w:cs="Calibri"/>
          <w:sz w:val="22"/>
          <w:szCs w:val="22"/>
        </w:rPr>
      </w:pPr>
    </w:p>
    <w:p w14:paraId="000322D8" w14:textId="2AE2CB33" w:rsidR="002344EB" w:rsidRPr="00D07028" w:rsidRDefault="00445942">
      <w:pPr>
        <w:spacing w:after="0" w:line="480" w:lineRule="auto"/>
        <w:rPr>
          <w:rFonts w:cs="Calibri"/>
          <w:sz w:val="22"/>
          <w:szCs w:val="22"/>
        </w:rPr>
      </w:pPr>
      <w:commentRangeStart w:id="26"/>
      <w:r w:rsidRPr="00D07028">
        <w:rPr>
          <w:rFonts w:cs="Calibri" w:hint="cs"/>
          <w:sz w:val="22"/>
          <w:szCs w:val="22"/>
          <w:highlight w:val="yellow"/>
        </w:rPr>
        <w:t>Missing: data availability statement (we need to publish all raw data and use Zenodo to align with DFG mandates)</w:t>
      </w:r>
      <w:commentRangeEnd w:id="26"/>
      <w:r w:rsidR="005D6EA5">
        <w:rPr>
          <w:rStyle w:val="CommentReference"/>
          <w:rFonts w:cs="Calibri"/>
          <w:sz w:val="22"/>
          <w:szCs w:val="22"/>
        </w:rPr>
        <w:commentReference w:id="26"/>
      </w:r>
      <w:r w:rsidR="00A8139C">
        <w:rPr>
          <w:rFonts w:cs="Calibri"/>
          <w:sz w:val="22"/>
          <w:szCs w:val="22"/>
        </w:rPr>
        <w:t xml:space="preserve"> :- </w:t>
      </w:r>
    </w:p>
    <w:p w14:paraId="135C7B28" w14:textId="77777777" w:rsidR="002344EB" w:rsidRPr="00D07028" w:rsidRDefault="00445942">
      <w:pPr>
        <w:jc w:val="left"/>
        <w:rPr>
          <w:rFonts w:cs="Calibri"/>
        </w:rPr>
      </w:pPr>
      <w:r w:rsidRPr="00D07028">
        <w:rPr>
          <w:rFonts w:cs="Calibri" w:hint="cs"/>
        </w:rPr>
        <w:br w:type="page"/>
      </w:r>
    </w:p>
    <w:p w14:paraId="5DED7A55" w14:textId="77777777" w:rsidR="002344EB" w:rsidRPr="00D07028" w:rsidRDefault="00445942">
      <w:pPr>
        <w:pStyle w:val="Heading1"/>
        <w:numPr>
          <w:ilvl w:val="0"/>
          <w:numId w:val="0"/>
        </w:numPr>
        <w:spacing w:before="0" w:after="0" w:line="480" w:lineRule="auto"/>
        <w:ind w:left="432" w:hanging="432"/>
        <w:rPr>
          <w:rFonts w:ascii="Calibri" w:hAnsi="Calibri" w:cs="Calibri"/>
          <w:b/>
          <w:bCs/>
          <w:color w:val="auto"/>
          <w:sz w:val="28"/>
          <w:szCs w:val="28"/>
        </w:rPr>
      </w:pPr>
      <w:commentRangeStart w:id="27"/>
      <w:r w:rsidRPr="00D07028">
        <w:rPr>
          <w:rFonts w:ascii="Calibri" w:hAnsi="Calibri" w:cs="Calibri" w:hint="cs"/>
          <w:b/>
          <w:bCs/>
          <w:color w:val="auto"/>
          <w:sz w:val="28"/>
          <w:szCs w:val="28"/>
        </w:rPr>
        <w:lastRenderedPageBreak/>
        <w:t xml:space="preserve">References </w:t>
      </w:r>
      <w:commentRangeEnd w:id="27"/>
      <w:r w:rsidR="00FB0599" w:rsidRPr="00D07028">
        <w:rPr>
          <w:rStyle w:val="CommentReference"/>
          <w:rFonts w:ascii="Calibri" w:hAnsi="Calibri" w:cs="Calibri"/>
          <w:b/>
          <w:bCs/>
          <w:color w:val="auto"/>
          <w:sz w:val="28"/>
          <w:szCs w:val="28"/>
        </w:rPr>
        <w:commentReference w:id="27"/>
      </w:r>
    </w:p>
    <w:p w14:paraId="0731CCAF" w14:textId="77777777" w:rsidR="00035993" w:rsidRDefault="00035993" w:rsidP="00035993">
      <w:pPr>
        <w:spacing w:after="0" w:line="480" w:lineRule="auto"/>
        <w:rPr>
          <w:rFonts w:cs="Calibri"/>
          <w:b/>
          <w:bCs/>
          <w:highlight w:val="yellow"/>
        </w:rPr>
      </w:pPr>
    </w:p>
    <w:p w14:paraId="5B41BAB0" w14:textId="77777777" w:rsidR="00191545" w:rsidRPr="00191545" w:rsidRDefault="00035993" w:rsidP="00191545">
      <w:pPr>
        <w:pStyle w:val="EndNoteBibliography"/>
        <w:spacing w:after="0"/>
        <w:ind w:left="720" w:hanging="720"/>
        <w:rPr>
          <w:noProof/>
        </w:rPr>
      </w:pPr>
      <w:r>
        <w:rPr>
          <w:b/>
          <w:bCs/>
        </w:rPr>
        <w:fldChar w:fldCharType="begin"/>
      </w:r>
      <w:r>
        <w:rPr>
          <w:b/>
          <w:bCs/>
        </w:rPr>
        <w:instrText xml:space="preserve"> ADDIN EN.REFLIST </w:instrText>
      </w:r>
      <w:r>
        <w:rPr>
          <w:b/>
          <w:bCs/>
        </w:rPr>
        <w:fldChar w:fldCharType="separate"/>
      </w:r>
      <w:r w:rsidR="00191545" w:rsidRPr="00191545">
        <w:rPr>
          <w:noProof/>
        </w:rPr>
        <w:t>1.</w:t>
      </w:r>
      <w:r w:rsidR="00191545" w:rsidRPr="00191545">
        <w:rPr>
          <w:noProof/>
        </w:rPr>
        <w:tab/>
        <w:t xml:space="preserve">C. Rangel-Barajas, I. Coronel and B. Florán, </w:t>
      </w:r>
      <w:r w:rsidR="00191545" w:rsidRPr="00191545">
        <w:rPr>
          <w:i/>
          <w:noProof/>
        </w:rPr>
        <w:t>Aging Dis</w:t>
      </w:r>
      <w:r w:rsidR="00191545" w:rsidRPr="00191545">
        <w:rPr>
          <w:noProof/>
        </w:rPr>
        <w:t xml:space="preserve">, 2015, </w:t>
      </w:r>
      <w:r w:rsidR="00191545" w:rsidRPr="00191545">
        <w:rPr>
          <w:b/>
          <w:noProof/>
        </w:rPr>
        <w:t>6</w:t>
      </w:r>
      <w:r w:rsidR="00191545" w:rsidRPr="00191545">
        <w:rPr>
          <w:noProof/>
        </w:rPr>
        <w:t>, 349–368.</w:t>
      </w:r>
    </w:p>
    <w:p w14:paraId="42456F7E" w14:textId="77777777" w:rsidR="00191545" w:rsidRPr="00191545" w:rsidRDefault="00191545" w:rsidP="00191545">
      <w:pPr>
        <w:pStyle w:val="EndNoteBibliography"/>
        <w:spacing w:after="0"/>
        <w:ind w:left="720" w:hanging="720"/>
        <w:rPr>
          <w:noProof/>
        </w:rPr>
      </w:pPr>
      <w:r w:rsidRPr="00191545">
        <w:rPr>
          <w:noProof/>
        </w:rPr>
        <w:t>2.</w:t>
      </w:r>
      <w:r w:rsidRPr="00191545">
        <w:rPr>
          <w:noProof/>
        </w:rPr>
        <w:tab/>
        <w:t xml:space="preserve">J. D. Salamone and M. Correa, </w:t>
      </w:r>
      <w:r w:rsidRPr="00191545">
        <w:rPr>
          <w:i/>
          <w:noProof/>
        </w:rPr>
        <w:t>Neuron</w:t>
      </w:r>
      <w:r w:rsidRPr="00191545">
        <w:rPr>
          <w:noProof/>
        </w:rPr>
        <w:t xml:space="preserve">, 2012, </w:t>
      </w:r>
      <w:r w:rsidRPr="00191545">
        <w:rPr>
          <w:b/>
          <w:noProof/>
        </w:rPr>
        <w:t>76</w:t>
      </w:r>
      <w:r w:rsidRPr="00191545">
        <w:rPr>
          <w:noProof/>
        </w:rPr>
        <w:t>, 470–485.</w:t>
      </w:r>
    </w:p>
    <w:p w14:paraId="5279922C" w14:textId="77777777" w:rsidR="00191545" w:rsidRPr="00191545" w:rsidRDefault="00191545" w:rsidP="00191545">
      <w:pPr>
        <w:pStyle w:val="EndNoteBibliography"/>
        <w:spacing w:after="0"/>
        <w:ind w:left="720" w:hanging="720"/>
        <w:rPr>
          <w:noProof/>
        </w:rPr>
      </w:pPr>
      <w:r w:rsidRPr="00191545">
        <w:rPr>
          <w:noProof/>
        </w:rPr>
        <w:t>3.</w:t>
      </w:r>
      <w:r w:rsidRPr="00191545">
        <w:rPr>
          <w:noProof/>
        </w:rPr>
        <w:tab/>
        <w:t xml:space="preserve">S. Shassatha Paul, M. Abdullah Al, A. Md. Kawcher, B. Newaz Mohammed, A. Samina and Md, </w:t>
      </w:r>
      <w:r w:rsidRPr="00191545">
        <w:rPr>
          <w:i/>
          <w:noProof/>
        </w:rPr>
        <w:t>Next Materials</w:t>
      </w:r>
      <w:r w:rsidRPr="00191545">
        <w:rPr>
          <w:noProof/>
        </w:rPr>
        <w:t xml:space="preserve">, 2026, </w:t>
      </w:r>
      <w:r w:rsidRPr="00191545">
        <w:rPr>
          <w:b/>
          <w:noProof/>
        </w:rPr>
        <w:t>11</w:t>
      </w:r>
      <w:r w:rsidRPr="00191545">
        <w:rPr>
          <w:noProof/>
        </w:rPr>
        <w:t>, 101739.</w:t>
      </w:r>
    </w:p>
    <w:p w14:paraId="45962FEF" w14:textId="77777777" w:rsidR="00191545" w:rsidRPr="00191545" w:rsidRDefault="00191545" w:rsidP="00191545">
      <w:pPr>
        <w:pStyle w:val="EndNoteBibliography"/>
        <w:spacing w:after="0"/>
        <w:ind w:left="720" w:hanging="720"/>
        <w:rPr>
          <w:noProof/>
        </w:rPr>
      </w:pPr>
      <w:r w:rsidRPr="00191545">
        <w:rPr>
          <w:noProof/>
        </w:rPr>
        <w:t>4.</w:t>
      </w:r>
      <w:r w:rsidRPr="00191545">
        <w:rPr>
          <w:noProof/>
        </w:rPr>
        <w:tab/>
        <w:t xml:space="preserve">P. H. N. Rikke and H. Åse Marie, </w:t>
      </w:r>
      <w:r w:rsidRPr="00191545">
        <w:rPr>
          <w:i/>
          <w:noProof/>
        </w:rPr>
        <w:t>Analytica Chimica Acta</w:t>
      </w:r>
      <w:r w:rsidRPr="00191545">
        <w:rPr>
          <w:noProof/>
        </w:rPr>
        <w:t xml:space="preserve">, 2001, </w:t>
      </w:r>
      <w:r w:rsidRPr="00191545">
        <w:rPr>
          <w:b/>
          <w:noProof/>
        </w:rPr>
        <w:t>449</w:t>
      </w:r>
      <w:r w:rsidRPr="00191545">
        <w:rPr>
          <w:noProof/>
        </w:rPr>
        <w:t>, 1–15.</w:t>
      </w:r>
    </w:p>
    <w:p w14:paraId="4ADBC6DA" w14:textId="77777777" w:rsidR="00191545" w:rsidRPr="00191545" w:rsidRDefault="00191545" w:rsidP="00191545">
      <w:pPr>
        <w:pStyle w:val="EndNoteBibliography"/>
        <w:spacing w:after="0"/>
        <w:ind w:left="720" w:hanging="720"/>
        <w:rPr>
          <w:noProof/>
        </w:rPr>
      </w:pPr>
      <w:r w:rsidRPr="00191545">
        <w:rPr>
          <w:noProof/>
        </w:rPr>
        <w:t>5.</w:t>
      </w:r>
      <w:r w:rsidRPr="00191545">
        <w:rPr>
          <w:noProof/>
        </w:rPr>
        <w:tab/>
        <w:t xml:space="preserve">F. B. Kamal Eddin and Y. Wing Fen, </w:t>
      </w:r>
      <w:r w:rsidRPr="00191545">
        <w:rPr>
          <w:i/>
          <w:noProof/>
        </w:rPr>
        <w:t>Sensors</w:t>
      </w:r>
      <w:r w:rsidRPr="00191545">
        <w:rPr>
          <w:noProof/>
        </w:rPr>
        <w:t xml:space="preserve">, 2020, </w:t>
      </w:r>
      <w:r w:rsidRPr="00191545">
        <w:rPr>
          <w:b/>
          <w:noProof/>
        </w:rPr>
        <w:t>20</w:t>
      </w:r>
      <w:r w:rsidRPr="00191545">
        <w:rPr>
          <w:noProof/>
        </w:rPr>
        <w:t>, 1039.</w:t>
      </w:r>
    </w:p>
    <w:p w14:paraId="7C65A535" w14:textId="77777777" w:rsidR="00191545" w:rsidRPr="00191545" w:rsidRDefault="00191545" w:rsidP="00191545">
      <w:pPr>
        <w:pStyle w:val="EndNoteBibliography"/>
        <w:spacing w:after="0"/>
        <w:ind w:left="720" w:hanging="720"/>
        <w:rPr>
          <w:noProof/>
        </w:rPr>
      </w:pPr>
      <w:r w:rsidRPr="00191545">
        <w:rPr>
          <w:noProof/>
        </w:rPr>
        <w:t>6.</w:t>
      </w:r>
      <w:r w:rsidRPr="00191545">
        <w:rPr>
          <w:noProof/>
        </w:rPr>
        <w:tab/>
        <w:t xml:space="preserve">D. E. Li and C. H. Lin, </w:t>
      </w:r>
      <w:r w:rsidRPr="00191545">
        <w:rPr>
          <w:i/>
          <w:noProof/>
        </w:rPr>
        <w:t>RSC Adv</w:t>
      </w:r>
      <w:r w:rsidRPr="00191545">
        <w:rPr>
          <w:noProof/>
        </w:rPr>
        <w:t xml:space="preserve">, 2018, </w:t>
      </w:r>
      <w:r w:rsidRPr="00191545">
        <w:rPr>
          <w:b/>
          <w:noProof/>
        </w:rPr>
        <w:t>8</w:t>
      </w:r>
      <w:r w:rsidRPr="00191545">
        <w:rPr>
          <w:noProof/>
        </w:rPr>
        <w:t>, 16139–16145.</w:t>
      </w:r>
    </w:p>
    <w:p w14:paraId="782EC7D3" w14:textId="77777777" w:rsidR="00191545" w:rsidRPr="00191545" w:rsidRDefault="00191545" w:rsidP="00191545">
      <w:pPr>
        <w:pStyle w:val="EndNoteBibliography"/>
        <w:spacing w:after="0"/>
        <w:ind w:left="720" w:hanging="720"/>
        <w:rPr>
          <w:noProof/>
        </w:rPr>
      </w:pPr>
      <w:r w:rsidRPr="00191545">
        <w:rPr>
          <w:noProof/>
        </w:rPr>
        <w:t>7.</w:t>
      </w:r>
      <w:r w:rsidRPr="00191545">
        <w:rPr>
          <w:noProof/>
        </w:rPr>
        <w:tab/>
        <w:t xml:space="preserve">L. Liang, Z. Zhao, F. Ye and S. Zhao, </w:t>
      </w:r>
      <w:r w:rsidRPr="00191545">
        <w:rPr>
          <w:i/>
          <w:noProof/>
        </w:rPr>
        <w:t>New Journal of Chemistry</w:t>
      </w:r>
      <w:r w:rsidRPr="00191545">
        <w:rPr>
          <w:noProof/>
        </w:rPr>
        <w:t xml:space="preserve">, 2021, </w:t>
      </w:r>
      <w:r w:rsidRPr="00191545">
        <w:rPr>
          <w:b/>
          <w:noProof/>
        </w:rPr>
        <w:t>45</w:t>
      </w:r>
      <w:r w:rsidRPr="00191545">
        <w:rPr>
          <w:noProof/>
        </w:rPr>
        <w:t>, 6780–6786.</w:t>
      </w:r>
    </w:p>
    <w:p w14:paraId="7603E4C1" w14:textId="77777777" w:rsidR="00191545" w:rsidRPr="00191545" w:rsidRDefault="00191545" w:rsidP="00191545">
      <w:pPr>
        <w:pStyle w:val="EndNoteBibliography"/>
        <w:spacing w:after="0"/>
        <w:ind w:left="720" w:hanging="720"/>
        <w:rPr>
          <w:noProof/>
        </w:rPr>
      </w:pPr>
      <w:r w:rsidRPr="00191545">
        <w:rPr>
          <w:noProof/>
        </w:rPr>
        <w:t>8.</w:t>
      </w:r>
      <w:r w:rsidRPr="00191545">
        <w:rPr>
          <w:noProof/>
        </w:rPr>
        <w:tab/>
        <w:t xml:space="preserve">L. Chunye, A. G. Frank, M. Yanqing, C. Ping and L. Wilson, </w:t>
      </w:r>
      <w:r w:rsidRPr="00191545">
        <w:rPr>
          <w:i/>
          <w:noProof/>
        </w:rPr>
        <w:t>Talanta</w:t>
      </w:r>
      <w:r w:rsidRPr="00191545">
        <w:rPr>
          <w:noProof/>
        </w:rPr>
        <w:t xml:space="preserve">, 2019, </w:t>
      </w:r>
      <w:r w:rsidRPr="00191545">
        <w:rPr>
          <w:b/>
          <w:noProof/>
        </w:rPr>
        <w:t>194</w:t>
      </w:r>
      <w:r w:rsidRPr="00191545">
        <w:rPr>
          <w:noProof/>
        </w:rPr>
        <w:t>, 171–176.</w:t>
      </w:r>
    </w:p>
    <w:p w14:paraId="559B624F" w14:textId="77777777" w:rsidR="00191545" w:rsidRPr="00191545" w:rsidRDefault="00191545" w:rsidP="00191545">
      <w:pPr>
        <w:pStyle w:val="EndNoteBibliography"/>
        <w:spacing w:after="0"/>
        <w:ind w:left="720" w:hanging="720"/>
        <w:rPr>
          <w:noProof/>
        </w:rPr>
      </w:pPr>
      <w:r w:rsidRPr="00191545">
        <w:rPr>
          <w:noProof/>
        </w:rPr>
        <w:t>9.</w:t>
      </w:r>
      <w:r w:rsidRPr="00191545">
        <w:rPr>
          <w:noProof/>
        </w:rPr>
        <w:tab/>
        <w:t xml:space="preserve">Z. Yu and L. Yulong, </w:t>
      </w:r>
      <w:r w:rsidRPr="00191545">
        <w:rPr>
          <w:i/>
          <w:noProof/>
        </w:rPr>
        <w:t>Neuroscience</w:t>
      </w:r>
      <w:r w:rsidRPr="00191545">
        <w:rPr>
          <w:noProof/>
        </w:rPr>
        <w:t xml:space="preserve">, 2023, </w:t>
      </w:r>
      <w:r w:rsidRPr="00191545">
        <w:rPr>
          <w:b/>
          <w:noProof/>
        </w:rPr>
        <w:t>525</w:t>
      </w:r>
      <w:r w:rsidRPr="00191545">
        <w:rPr>
          <w:noProof/>
        </w:rPr>
        <w:t>, 13–25.</w:t>
      </w:r>
    </w:p>
    <w:p w14:paraId="74708FF6" w14:textId="77777777" w:rsidR="00191545" w:rsidRPr="00191545" w:rsidRDefault="00191545" w:rsidP="00191545">
      <w:pPr>
        <w:pStyle w:val="EndNoteBibliography"/>
        <w:spacing w:after="0"/>
        <w:ind w:left="720" w:hanging="720"/>
        <w:rPr>
          <w:noProof/>
        </w:rPr>
      </w:pPr>
      <w:r w:rsidRPr="00191545">
        <w:rPr>
          <w:noProof/>
        </w:rPr>
        <w:t>10.</w:t>
      </w:r>
      <w:r w:rsidRPr="00191545">
        <w:rPr>
          <w:noProof/>
        </w:rPr>
        <w:tab/>
        <w:t xml:space="preserve">R. P. Bacil, L. Chen, S. H. P. Serrano and R. G. Compton, </w:t>
      </w:r>
      <w:r w:rsidRPr="00191545">
        <w:rPr>
          <w:i/>
          <w:noProof/>
        </w:rPr>
        <w:t>Physical Chemistry Chemical Physics</w:t>
      </w:r>
      <w:r w:rsidRPr="00191545">
        <w:rPr>
          <w:noProof/>
        </w:rPr>
        <w:t xml:space="preserve">, 2020, </w:t>
      </w:r>
      <w:r w:rsidRPr="00191545">
        <w:rPr>
          <w:b/>
          <w:noProof/>
        </w:rPr>
        <w:t>22</w:t>
      </w:r>
      <w:r w:rsidRPr="00191545">
        <w:rPr>
          <w:noProof/>
        </w:rPr>
        <w:t>, 607–614.</w:t>
      </w:r>
    </w:p>
    <w:p w14:paraId="184C5672" w14:textId="77777777" w:rsidR="00191545" w:rsidRPr="00191545" w:rsidRDefault="00191545" w:rsidP="00191545">
      <w:pPr>
        <w:pStyle w:val="EndNoteBibliography"/>
        <w:spacing w:after="0"/>
        <w:ind w:left="720" w:hanging="720"/>
        <w:rPr>
          <w:noProof/>
        </w:rPr>
      </w:pPr>
      <w:r w:rsidRPr="00191545">
        <w:rPr>
          <w:noProof/>
        </w:rPr>
        <w:t>11.</w:t>
      </w:r>
      <w:r w:rsidRPr="00191545">
        <w:rPr>
          <w:noProof/>
        </w:rPr>
        <w:tab/>
        <w:t xml:space="preserve">C. Costentin, M. Robert and J.-M. Savéant, </w:t>
      </w:r>
      <w:r w:rsidRPr="00191545">
        <w:rPr>
          <w:i/>
          <w:noProof/>
        </w:rPr>
        <w:t>Physical Chemistry Chemical Physics</w:t>
      </w:r>
      <w:r w:rsidRPr="00191545">
        <w:rPr>
          <w:noProof/>
        </w:rPr>
        <w:t xml:space="preserve">, 2010, </w:t>
      </w:r>
      <w:r w:rsidRPr="00191545">
        <w:rPr>
          <w:b/>
          <w:noProof/>
        </w:rPr>
        <w:t>12</w:t>
      </w:r>
      <w:r w:rsidRPr="00191545">
        <w:rPr>
          <w:noProof/>
        </w:rPr>
        <w:t>, 11179–11190.</w:t>
      </w:r>
    </w:p>
    <w:p w14:paraId="4A74C402" w14:textId="77777777" w:rsidR="00191545" w:rsidRPr="00191545" w:rsidRDefault="00191545" w:rsidP="00191545">
      <w:pPr>
        <w:pStyle w:val="EndNoteBibliography"/>
        <w:spacing w:after="0"/>
        <w:ind w:left="720" w:hanging="720"/>
        <w:rPr>
          <w:noProof/>
        </w:rPr>
      </w:pPr>
      <w:r w:rsidRPr="00191545">
        <w:rPr>
          <w:noProof/>
        </w:rPr>
        <w:t>12.</w:t>
      </w:r>
      <w:r w:rsidRPr="00191545">
        <w:rPr>
          <w:noProof/>
        </w:rPr>
        <w:tab/>
        <w:t xml:space="preserve">M. Sajid, M. K. Nazal, M. Mansha, A. Alsharaa, S. M. S. Jillani and C. Basheer, </w:t>
      </w:r>
      <w:r w:rsidRPr="00191545">
        <w:rPr>
          <w:i/>
          <w:noProof/>
        </w:rPr>
        <w:t>TrAC Trends in Analytical Chemistry</w:t>
      </w:r>
      <w:r w:rsidRPr="00191545">
        <w:rPr>
          <w:noProof/>
        </w:rPr>
        <w:t xml:space="preserve">, 2016, </w:t>
      </w:r>
      <w:r w:rsidRPr="00191545">
        <w:rPr>
          <w:b/>
          <w:noProof/>
        </w:rPr>
        <w:t>76</w:t>
      </w:r>
      <w:r w:rsidRPr="00191545">
        <w:rPr>
          <w:noProof/>
        </w:rPr>
        <w:t>, 15–29.</w:t>
      </w:r>
    </w:p>
    <w:p w14:paraId="4A0331EF" w14:textId="77777777" w:rsidR="00191545" w:rsidRPr="00191545" w:rsidRDefault="00191545" w:rsidP="00191545">
      <w:pPr>
        <w:pStyle w:val="EndNoteBibliography"/>
        <w:spacing w:after="0"/>
        <w:ind w:left="720" w:hanging="720"/>
        <w:rPr>
          <w:noProof/>
        </w:rPr>
      </w:pPr>
      <w:r w:rsidRPr="00191545">
        <w:rPr>
          <w:noProof/>
        </w:rPr>
        <w:t>13.</w:t>
      </w:r>
      <w:r w:rsidRPr="00191545">
        <w:rPr>
          <w:noProof/>
        </w:rPr>
        <w:tab/>
        <w:t xml:space="preserve">H. Singh, J. Wu, K. A. L. Lagemann and M. Nath, </w:t>
      </w:r>
      <w:r w:rsidRPr="00191545">
        <w:rPr>
          <w:i/>
          <w:noProof/>
        </w:rPr>
        <w:t>ACS Applied Nano Materials</w:t>
      </w:r>
      <w:r w:rsidRPr="00191545">
        <w:rPr>
          <w:noProof/>
        </w:rPr>
        <w:t xml:space="preserve">, 2024, </w:t>
      </w:r>
      <w:r w:rsidRPr="00191545">
        <w:rPr>
          <w:b/>
          <w:noProof/>
        </w:rPr>
        <w:t>7</w:t>
      </w:r>
      <w:r w:rsidRPr="00191545">
        <w:rPr>
          <w:noProof/>
        </w:rPr>
        <w:t>, 4814–4823.</w:t>
      </w:r>
    </w:p>
    <w:p w14:paraId="39E71BA4" w14:textId="77777777" w:rsidR="00191545" w:rsidRPr="00191545" w:rsidRDefault="00191545" w:rsidP="00191545">
      <w:pPr>
        <w:pStyle w:val="EndNoteBibliography"/>
        <w:spacing w:after="0"/>
        <w:ind w:left="720" w:hanging="720"/>
        <w:rPr>
          <w:noProof/>
        </w:rPr>
      </w:pPr>
      <w:r w:rsidRPr="00191545">
        <w:rPr>
          <w:noProof/>
        </w:rPr>
        <w:t>14.</w:t>
      </w:r>
      <w:r w:rsidRPr="00191545">
        <w:rPr>
          <w:noProof/>
        </w:rPr>
        <w:tab/>
        <w:t xml:space="preserve">S. E. Elugoke, P.-S. Ganesh, S.-Y. Kim and E. E. Ebenso, </w:t>
      </w:r>
      <w:r w:rsidRPr="00191545">
        <w:rPr>
          <w:i/>
          <w:noProof/>
        </w:rPr>
        <w:t>ChemElectroChem</w:t>
      </w:r>
      <w:r w:rsidRPr="00191545">
        <w:rPr>
          <w:noProof/>
        </w:rPr>
        <w:t xml:space="preserve">, 2024, </w:t>
      </w:r>
      <w:r w:rsidRPr="00191545">
        <w:rPr>
          <w:b/>
          <w:noProof/>
        </w:rPr>
        <w:t>11</w:t>
      </w:r>
      <w:r w:rsidRPr="00191545">
        <w:rPr>
          <w:noProof/>
        </w:rPr>
        <w:t>, e202300578.</w:t>
      </w:r>
    </w:p>
    <w:p w14:paraId="4A6D41E7" w14:textId="77777777" w:rsidR="00191545" w:rsidRPr="00191545" w:rsidRDefault="00191545" w:rsidP="00191545">
      <w:pPr>
        <w:pStyle w:val="EndNoteBibliography"/>
        <w:spacing w:after="0"/>
        <w:ind w:left="720" w:hanging="720"/>
        <w:rPr>
          <w:noProof/>
        </w:rPr>
      </w:pPr>
      <w:r w:rsidRPr="00191545">
        <w:rPr>
          <w:noProof/>
        </w:rPr>
        <w:t>15.</w:t>
      </w:r>
      <w:r w:rsidRPr="00191545">
        <w:rPr>
          <w:noProof/>
        </w:rPr>
        <w:tab/>
        <w:t xml:space="preserve">R. R. Poolakkandy and M. M. Menamparambath, </w:t>
      </w:r>
      <w:r w:rsidRPr="00191545">
        <w:rPr>
          <w:i/>
          <w:noProof/>
        </w:rPr>
        <w:t>Electrochemical Science Advances</w:t>
      </w:r>
      <w:r w:rsidRPr="00191545">
        <w:rPr>
          <w:noProof/>
        </w:rPr>
        <w:t xml:space="preserve">, 2021, </w:t>
      </w:r>
      <w:r w:rsidRPr="00191545">
        <w:rPr>
          <w:b/>
          <w:noProof/>
        </w:rPr>
        <w:t>1</w:t>
      </w:r>
      <w:r w:rsidRPr="00191545">
        <w:rPr>
          <w:noProof/>
        </w:rPr>
        <w:t>, e2000024.</w:t>
      </w:r>
    </w:p>
    <w:p w14:paraId="1F75410A" w14:textId="77777777" w:rsidR="00191545" w:rsidRPr="00191545" w:rsidRDefault="00191545" w:rsidP="00191545">
      <w:pPr>
        <w:pStyle w:val="EndNoteBibliography"/>
        <w:spacing w:after="0"/>
        <w:ind w:left="720" w:hanging="720"/>
        <w:rPr>
          <w:noProof/>
        </w:rPr>
      </w:pPr>
      <w:r w:rsidRPr="00191545">
        <w:rPr>
          <w:noProof/>
        </w:rPr>
        <w:t>16.</w:t>
      </w:r>
      <w:r w:rsidRPr="00191545">
        <w:rPr>
          <w:noProof/>
        </w:rPr>
        <w:tab/>
        <w:t xml:space="preserve">D. Yu, F. Zhang, Y. Zhang, H. Lin, W. Guo, K. Yu and F. Qu, </w:t>
      </w:r>
      <w:r w:rsidRPr="00191545">
        <w:rPr>
          <w:i/>
          <w:noProof/>
        </w:rPr>
        <w:t>ACS Applied Engineering Materials</w:t>
      </w:r>
      <w:r w:rsidRPr="00191545">
        <w:rPr>
          <w:noProof/>
        </w:rPr>
        <w:t xml:space="preserve">, 2023, </w:t>
      </w:r>
      <w:r w:rsidRPr="00191545">
        <w:rPr>
          <w:b/>
          <w:noProof/>
        </w:rPr>
        <w:t>1</w:t>
      </w:r>
      <w:r w:rsidRPr="00191545">
        <w:rPr>
          <w:noProof/>
        </w:rPr>
        <w:t>, 1963–1972.</w:t>
      </w:r>
    </w:p>
    <w:p w14:paraId="31F39474" w14:textId="77777777" w:rsidR="00191545" w:rsidRPr="00191545" w:rsidRDefault="00191545" w:rsidP="00191545">
      <w:pPr>
        <w:pStyle w:val="EndNoteBibliography"/>
        <w:spacing w:after="0"/>
        <w:ind w:left="720" w:hanging="720"/>
        <w:rPr>
          <w:noProof/>
        </w:rPr>
      </w:pPr>
      <w:r w:rsidRPr="00191545">
        <w:rPr>
          <w:noProof/>
        </w:rPr>
        <w:t>17.</w:t>
      </w:r>
      <w:r w:rsidRPr="00191545">
        <w:rPr>
          <w:noProof/>
        </w:rPr>
        <w:tab/>
        <w:t xml:space="preserve">K. Sachin, S. Ritika, S. Dilbag, A. Abhishek, K. Vineet and S. Kulvinder, </w:t>
      </w:r>
      <w:r w:rsidRPr="00191545">
        <w:rPr>
          <w:i/>
          <w:noProof/>
        </w:rPr>
        <w:t>Electrochimica Acta</w:t>
      </w:r>
      <w:r w:rsidRPr="00191545">
        <w:rPr>
          <w:noProof/>
        </w:rPr>
        <w:t xml:space="preserve">, 2024, </w:t>
      </w:r>
      <w:r w:rsidRPr="00191545">
        <w:rPr>
          <w:b/>
          <w:noProof/>
        </w:rPr>
        <w:t>475</w:t>
      </w:r>
      <w:r w:rsidRPr="00191545">
        <w:rPr>
          <w:noProof/>
        </w:rPr>
        <w:t>, 143584.</w:t>
      </w:r>
    </w:p>
    <w:p w14:paraId="664E6193" w14:textId="77777777" w:rsidR="00191545" w:rsidRPr="00191545" w:rsidRDefault="00191545" w:rsidP="00191545">
      <w:pPr>
        <w:pStyle w:val="EndNoteBibliography"/>
        <w:spacing w:after="0"/>
        <w:ind w:left="720" w:hanging="720"/>
        <w:rPr>
          <w:noProof/>
        </w:rPr>
      </w:pPr>
      <w:r w:rsidRPr="00191545">
        <w:rPr>
          <w:noProof/>
        </w:rPr>
        <w:t>18.</w:t>
      </w:r>
      <w:r w:rsidRPr="00191545">
        <w:rPr>
          <w:noProof/>
        </w:rPr>
        <w:tab/>
        <w:t xml:space="preserve">X. Liu and J. Zheng, </w:t>
      </w:r>
      <w:r w:rsidRPr="00191545">
        <w:rPr>
          <w:i/>
          <w:noProof/>
        </w:rPr>
        <w:t>Colloids and Surfaces A: Physicochemical and Engineering Aspects</w:t>
      </w:r>
      <w:r w:rsidRPr="00191545">
        <w:rPr>
          <w:noProof/>
        </w:rPr>
        <w:t xml:space="preserve">, 2023, </w:t>
      </w:r>
      <w:r w:rsidRPr="00191545">
        <w:rPr>
          <w:b/>
          <w:noProof/>
        </w:rPr>
        <w:t>656</w:t>
      </w:r>
      <w:r w:rsidRPr="00191545">
        <w:rPr>
          <w:noProof/>
        </w:rPr>
        <w:t>, 130440.</w:t>
      </w:r>
    </w:p>
    <w:p w14:paraId="1C5ED875" w14:textId="77777777" w:rsidR="00191545" w:rsidRPr="00191545" w:rsidRDefault="00191545" w:rsidP="00191545">
      <w:pPr>
        <w:pStyle w:val="EndNoteBibliography"/>
        <w:spacing w:after="0"/>
        <w:ind w:left="720" w:hanging="720"/>
        <w:rPr>
          <w:noProof/>
        </w:rPr>
      </w:pPr>
      <w:r w:rsidRPr="00191545">
        <w:rPr>
          <w:noProof/>
        </w:rPr>
        <w:t>19.</w:t>
      </w:r>
      <w:r w:rsidRPr="00191545">
        <w:rPr>
          <w:noProof/>
        </w:rPr>
        <w:tab/>
        <w:t xml:space="preserve">G. Fabregat, E. Armelin and C. Alemán, </w:t>
      </w:r>
      <w:r w:rsidRPr="00191545">
        <w:rPr>
          <w:i/>
          <w:noProof/>
        </w:rPr>
        <w:t>The Journal of Physical Chemistry B</w:t>
      </w:r>
      <w:r w:rsidRPr="00191545">
        <w:rPr>
          <w:noProof/>
        </w:rPr>
        <w:t xml:space="preserve">, 2014, </w:t>
      </w:r>
      <w:r w:rsidRPr="00191545">
        <w:rPr>
          <w:b/>
          <w:noProof/>
        </w:rPr>
        <w:t>118</w:t>
      </w:r>
      <w:r w:rsidRPr="00191545">
        <w:rPr>
          <w:noProof/>
        </w:rPr>
        <w:t>, 4669–4682.</w:t>
      </w:r>
    </w:p>
    <w:p w14:paraId="6AA7FEC3" w14:textId="77777777" w:rsidR="00191545" w:rsidRPr="00191545" w:rsidRDefault="00191545" w:rsidP="00191545">
      <w:pPr>
        <w:pStyle w:val="EndNoteBibliography"/>
        <w:spacing w:after="0"/>
        <w:ind w:left="720" w:hanging="720"/>
        <w:rPr>
          <w:noProof/>
        </w:rPr>
      </w:pPr>
      <w:r w:rsidRPr="00191545">
        <w:rPr>
          <w:noProof/>
        </w:rPr>
        <w:t>20.</w:t>
      </w:r>
      <w:r w:rsidRPr="00191545">
        <w:rPr>
          <w:noProof/>
        </w:rPr>
        <w:tab/>
        <w:t xml:space="preserve">Ayushi, N. Agrawal and N. K. Sethy, </w:t>
      </w:r>
      <w:r w:rsidRPr="00191545">
        <w:rPr>
          <w:i/>
          <w:noProof/>
        </w:rPr>
        <w:t>ChemistrySelect</w:t>
      </w:r>
      <w:r w:rsidRPr="00191545">
        <w:rPr>
          <w:noProof/>
        </w:rPr>
        <w:t xml:space="preserve">, 2025, </w:t>
      </w:r>
      <w:r w:rsidRPr="00191545">
        <w:rPr>
          <w:b/>
          <w:noProof/>
        </w:rPr>
        <w:t>10</w:t>
      </w:r>
      <w:r w:rsidRPr="00191545">
        <w:rPr>
          <w:noProof/>
        </w:rPr>
        <w:t>, e01766.</w:t>
      </w:r>
    </w:p>
    <w:p w14:paraId="7FD54DE1" w14:textId="77777777" w:rsidR="00191545" w:rsidRPr="00191545" w:rsidRDefault="00191545" w:rsidP="00191545">
      <w:pPr>
        <w:pStyle w:val="EndNoteBibliography"/>
        <w:spacing w:after="0"/>
        <w:ind w:left="720" w:hanging="720"/>
        <w:rPr>
          <w:noProof/>
        </w:rPr>
      </w:pPr>
      <w:r w:rsidRPr="00191545">
        <w:rPr>
          <w:noProof/>
        </w:rPr>
        <w:t>21.</w:t>
      </w:r>
      <w:r w:rsidRPr="00191545">
        <w:rPr>
          <w:noProof/>
        </w:rPr>
        <w:tab/>
        <w:t xml:space="preserve">Y. Zhou, M. Tian, R. Li, Y. Zhang, G. Zhang, C. Zhang and S. Shuang, </w:t>
      </w:r>
      <w:r w:rsidRPr="00191545">
        <w:rPr>
          <w:i/>
          <w:noProof/>
        </w:rPr>
        <w:t>ACS Biomaterials Science &amp; Engineering</w:t>
      </w:r>
      <w:r w:rsidRPr="00191545">
        <w:rPr>
          <w:noProof/>
        </w:rPr>
        <w:t xml:space="preserve">, 2023, </w:t>
      </w:r>
      <w:r w:rsidRPr="00191545">
        <w:rPr>
          <w:b/>
          <w:noProof/>
        </w:rPr>
        <w:t>9</w:t>
      </w:r>
      <w:r w:rsidRPr="00191545">
        <w:rPr>
          <w:noProof/>
        </w:rPr>
        <w:t>, 5599–5609.</w:t>
      </w:r>
    </w:p>
    <w:p w14:paraId="78E42D6C" w14:textId="77777777" w:rsidR="00191545" w:rsidRPr="00191545" w:rsidRDefault="00191545" w:rsidP="00191545">
      <w:pPr>
        <w:pStyle w:val="EndNoteBibliography"/>
        <w:spacing w:after="0"/>
        <w:ind w:left="720" w:hanging="720"/>
        <w:rPr>
          <w:noProof/>
        </w:rPr>
      </w:pPr>
      <w:r w:rsidRPr="00191545">
        <w:rPr>
          <w:noProof/>
        </w:rPr>
        <w:t>22.</w:t>
      </w:r>
      <w:r w:rsidRPr="00191545">
        <w:rPr>
          <w:noProof/>
        </w:rPr>
        <w:tab/>
        <w:t xml:space="preserve">M. Geetanjali, D. Barsha and P. Sony, </w:t>
      </w:r>
      <w:r w:rsidRPr="00191545">
        <w:rPr>
          <w:i/>
          <w:noProof/>
        </w:rPr>
        <w:t>Applied Clay Science</w:t>
      </w:r>
      <w:r w:rsidRPr="00191545">
        <w:rPr>
          <w:noProof/>
        </w:rPr>
        <w:t xml:space="preserve">, 2018, </w:t>
      </w:r>
      <w:r w:rsidRPr="00191545">
        <w:rPr>
          <w:b/>
          <w:noProof/>
        </w:rPr>
        <w:t>153</w:t>
      </w:r>
      <w:r w:rsidRPr="00191545">
        <w:rPr>
          <w:noProof/>
        </w:rPr>
        <w:t>, 172–186.</w:t>
      </w:r>
    </w:p>
    <w:p w14:paraId="3E5F736F" w14:textId="77777777" w:rsidR="00191545" w:rsidRPr="00191545" w:rsidRDefault="00191545" w:rsidP="00191545">
      <w:pPr>
        <w:pStyle w:val="EndNoteBibliography"/>
        <w:spacing w:after="0"/>
        <w:ind w:left="720" w:hanging="720"/>
        <w:rPr>
          <w:noProof/>
        </w:rPr>
      </w:pPr>
      <w:r w:rsidRPr="00191545">
        <w:rPr>
          <w:noProof/>
        </w:rPr>
        <w:t>23.</w:t>
      </w:r>
      <w:r w:rsidRPr="00191545">
        <w:rPr>
          <w:noProof/>
        </w:rPr>
        <w:tab/>
        <w:t xml:space="preserve">A. Ahmad and N. Martsinovich, </w:t>
      </w:r>
      <w:r w:rsidRPr="00191545">
        <w:rPr>
          <w:i/>
          <w:noProof/>
        </w:rPr>
        <w:t>Philosophical Transactions of the Royal Society A: Mathematical, Physical and Engineering Sciences</w:t>
      </w:r>
      <w:r w:rsidRPr="00191545">
        <w:rPr>
          <w:noProof/>
        </w:rPr>
        <w:t xml:space="preserve">, 2023, </w:t>
      </w:r>
      <w:r w:rsidRPr="00191545">
        <w:rPr>
          <w:b/>
          <w:noProof/>
        </w:rPr>
        <w:t>381</w:t>
      </w:r>
      <w:r w:rsidRPr="00191545">
        <w:rPr>
          <w:noProof/>
        </w:rPr>
        <w:t>.</w:t>
      </w:r>
    </w:p>
    <w:p w14:paraId="3DB5A938" w14:textId="77777777" w:rsidR="00191545" w:rsidRPr="00191545" w:rsidRDefault="00191545" w:rsidP="00191545">
      <w:pPr>
        <w:pStyle w:val="EndNoteBibliography"/>
        <w:spacing w:after="0"/>
        <w:ind w:left="720" w:hanging="720"/>
        <w:rPr>
          <w:noProof/>
        </w:rPr>
      </w:pPr>
      <w:r w:rsidRPr="00191545">
        <w:rPr>
          <w:noProof/>
        </w:rPr>
        <w:t>24.</w:t>
      </w:r>
      <w:r w:rsidRPr="00191545">
        <w:rPr>
          <w:noProof/>
        </w:rPr>
        <w:tab/>
        <w:t xml:space="preserve">H. Gulley-Stahl, P. A. Hogan, II, W. L. Schmidt, S. J. Wall, A. Buhrlage and H. A. Bullen, </w:t>
      </w:r>
      <w:r w:rsidRPr="00191545">
        <w:rPr>
          <w:i/>
          <w:noProof/>
        </w:rPr>
        <w:t>Environmental Science &amp; Technology</w:t>
      </w:r>
      <w:r w:rsidRPr="00191545">
        <w:rPr>
          <w:noProof/>
        </w:rPr>
        <w:t xml:space="preserve">, 2010, </w:t>
      </w:r>
      <w:r w:rsidRPr="00191545">
        <w:rPr>
          <w:b/>
          <w:noProof/>
        </w:rPr>
        <w:t>44</w:t>
      </w:r>
      <w:r w:rsidRPr="00191545">
        <w:rPr>
          <w:noProof/>
        </w:rPr>
        <w:t>, 4116–4121.</w:t>
      </w:r>
    </w:p>
    <w:p w14:paraId="3E1619E6" w14:textId="77777777" w:rsidR="00191545" w:rsidRPr="00191545" w:rsidRDefault="00191545" w:rsidP="00191545">
      <w:pPr>
        <w:pStyle w:val="EndNoteBibliography"/>
        <w:spacing w:after="0"/>
        <w:ind w:left="720" w:hanging="720"/>
        <w:rPr>
          <w:noProof/>
        </w:rPr>
      </w:pPr>
      <w:r w:rsidRPr="00191545">
        <w:rPr>
          <w:noProof/>
        </w:rPr>
        <w:t>25.</w:t>
      </w:r>
      <w:r w:rsidRPr="00191545">
        <w:rPr>
          <w:noProof/>
        </w:rPr>
        <w:tab/>
        <w:t xml:space="preserve">S.-C. Li, L.-N. Chu, X.-Q. Gong and U. Diebold, </w:t>
      </w:r>
      <w:r w:rsidRPr="00191545">
        <w:rPr>
          <w:i/>
          <w:noProof/>
        </w:rPr>
        <w:t>Science</w:t>
      </w:r>
      <w:r w:rsidRPr="00191545">
        <w:rPr>
          <w:noProof/>
        </w:rPr>
        <w:t xml:space="preserve">, 2010, </w:t>
      </w:r>
      <w:r w:rsidRPr="00191545">
        <w:rPr>
          <w:b/>
          <w:noProof/>
        </w:rPr>
        <w:t>328</w:t>
      </w:r>
      <w:r w:rsidRPr="00191545">
        <w:rPr>
          <w:noProof/>
        </w:rPr>
        <w:t>, 882–884.</w:t>
      </w:r>
    </w:p>
    <w:p w14:paraId="4048AD42" w14:textId="77777777" w:rsidR="00191545" w:rsidRPr="00191545" w:rsidRDefault="00191545" w:rsidP="00191545">
      <w:pPr>
        <w:pStyle w:val="EndNoteBibliography"/>
        <w:spacing w:after="0"/>
        <w:ind w:left="720" w:hanging="720"/>
        <w:rPr>
          <w:noProof/>
        </w:rPr>
      </w:pPr>
      <w:r w:rsidRPr="00191545">
        <w:rPr>
          <w:noProof/>
        </w:rPr>
        <w:t>26.</w:t>
      </w:r>
      <w:r w:rsidRPr="00191545">
        <w:rPr>
          <w:noProof/>
        </w:rPr>
        <w:tab/>
        <w:t xml:space="preserve">M. Asif, Z. Wang, A. Aziz, G. Ashraf, J. Ali, T. Iftikhar, F. Xiao and Y. Sun, </w:t>
      </w:r>
      <w:r w:rsidRPr="00191545">
        <w:rPr>
          <w:i/>
          <w:noProof/>
        </w:rPr>
        <w:t>ACS Applied Materials \&amp; Interfaces</w:t>
      </w:r>
      <w:r w:rsidRPr="00191545">
        <w:rPr>
          <w:noProof/>
        </w:rPr>
        <w:t xml:space="preserve">, 2023, </w:t>
      </w:r>
      <w:r w:rsidRPr="00191545">
        <w:rPr>
          <w:b/>
          <w:noProof/>
        </w:rPr>
        <w:t>15</w:t>
      </w:r>
      <w:r w:rsidRPr="00191545">
        <w:rPr>
          <w:noProof/>
        </w:rPr>
        <w:t>, 32075–32086.</w:t>
      </w:r>
    </w:p>
    <w:p w14:paraId="0329656D" w14:textId="77777777" w:rsidR="00191545" w:rsidRPr="00191545" w:rsidRDefault="00191545" w:rsidP="00191545">
      <w:pPr>
        <w:pStyle w:val="EndNoteBibliography"/>
        <w:spacing w:after="0"/>
        <w:ind w:left="720" w:hanging="720"/>
        <w:rPr>
          <w:noProof/>
        </w:rPr>
      </w:pPr>
      <w:r w:rsidRPr="00191545">
        <w:rPr>
          <w:noProof/>
        </w:rPr>
        <w:t>27.</w:t>
      </w:r>
      <w:r w:rsidRPr="00191545">
        <w:rPr>
          <w:noProof/>
        </w:rPr>
        <w:tab/>
        <w:t xml:space="preserve">C. Yong, L. Guoting and L. Xinbao, </w:t>
      </w:r>
      <w:r w:rsidRPr="00191545">
        <w:rPr>
          <w:i/>
          <w:noProof/>
        </w:rPr>
        <w:t>Chemical Engineering Journal</w:t>
      </w:r>
      <w:r w:rsidRPr="00191545">
        <w:rPr>
          <w:noProof/>
        </w:rPr>
        <w:t xml:space="preserve">, 2016, </w:t>
      </w:r>
      <w:r w:rsidRPr="00191545">
        <w:rPr>
          <w:b/>
          <w:noProof/>
        </w:rPr>
        <w:t>292</w:t>
      </w:r>
      <w:r w:rsidRPr="00191545">
        <w:rPr>
          <w:noProof/>
        </w:rPr>
        <w:t>, 207–223.</w:t>
      </w:r>
    </w:p>
    <w:p w14:paraId="6B2F941E" w14:textId="77777777" w:rsidR="00191545" w:rsidRPr="00191545" w:rsidRDefault="00191545" w:rsidP="00191545">
      <w:pPr>
        <w:pStyle w:val="EndNoteBibliography"/>
        <w:spacing w:after="0"/>
        <w:ind w:left="720" w:hanging="720"/>
        <w:rPr>
          <w:noProof/>
        </w:rPr>
      </w:pPr>
      <w:r w:rsidRPr="00191545">
        <w:rPr>
          <w:noProof/>
        </w:rPr>
        <w:lastRenderedPageBreak/>
        <w:t>28.</w:t>
      </w:r>
      <w:r w:rsidRPr="00191545">
        <w:rPr>
          <w:noProof/>
        </w:rPr>
        <w:tab/>
        <w:t xml:space="preserve">J. Shen, P. Zhang, R. Xie, L. Chen, M. Li, J. Li, B. Ji, Z. Hu, J. Li, L. Song, Y. Wu and X. Zhao, </w:t>
      </w:r>
      <w:r w:rsidRPr="00191545">
        <w:rPr>
          <w:i/>
          <w:noProof/>
        </w:rPr>
        <w:t>ACS Applied Materials &amp; Interfaces</w:t>
      </w:r>
      <w:r w:rsidRPr="00191545">
        <w:rPr>
          <w:noProof/>
        </w:rPr>
        <w:t xml:space="preserve">, 2019, </w:t>
      </w:r>
      <w:r w:rsidRPr="00191545">
        <w:rPr>
          <w:b/>
          <w:noProof/>
        </w:rPr>
        <w:t>11</w:t>
      </w:r>
      <w:r w:rsidRPr="00191545">
        <w:rPr>
          <w:noProof/>
        </w:rPr>
        <w:t>, 13545–13556.</w:t>
      </w:r>
    </w:p>
    <w:p w14:paraId="3930A44E" w14:textId="77777777" w:rsidR="00191545" w:rsidRPr="00191545" w:rsidRDefault="00191545" w:rsidP="00191545">
      <w:pPr>
        <w:pStyle w:val="EndNoteBibliography"/>
        <w:spacing w:after="0"/>
        <w:ind w:left="720" w:hanging="720"/>
        <w:rPr>
          <w:noProof/>
        </w:rPr>
      </w:pPr>
      <w:r w:rsidRPr="00191545">
        <w:rPr>
          <w:noProof/>
        </w:rPr>
        <w:t>29.</w:t>
      </w:r>
      <w:r w:rsidRPr="00191545">
        <w:rPr>
          <w:noProof/>
        </w:rPr>
        <w:tab/>
        <w:t xml:space="preserve">B. Wiem, E. Nevin, N. Marwah, Ö. Çiğdem Aybüke, S. Qamar and S. Mustafa, </w:t>
      </w:r>
      <w:r w:rsidRPr="00191545">
        <w:rPr>
          <w:i/>
          <w:noProof/>
        </w:rPr>
        <w:t>Journal of Electroanalytical Chemistry</w:t>
      </w:r>
      <w:r w:rsidRPr="00191545">
        <w:rPr>
          <w:noProof/>
        </w:rPr>
        <w:t xml:space="preserve">, 2026, </w:t>
      </w:r>
      <w:r w:rsidRPr="00191545">
        <w:rPr>
          <w:b/>
          <w:noProof/>
        </w:rPr>
        <w:t>1007</w:t>
      </w:r>
      <w:r w:rsidRPr="00191545">
        <w:rPr>
          <w:noProof/>
        </w:rPr>
        <w:t>, 119950.</w:t>
      </w:r>
    </w:p>
    <w:p w14:paraId="0E7C0D52" w14:textId="77777777" w:rsidR="00191545" w:rsidRPr="00191545" w:rsidRDefault="00191545" w:rsidP="00191545">
      <w:pPr>
        <w:pStyle w:val="EndNoteBibliography"/>
        <w:spacing w:after="0"/>
        <w:ind w:left="720" w:hanging="720"/>
        <w:rPr>
          <w:noProof/>
        </w:rPr>
      </w:pPr>
      <w:r w:rsidRPr="00191545">
        <w:rPr>
          <w:noProof/>
        </w:rPr>
        <w:t>30.</w:t>
      </w:r>
      <w:r w:rsidRPr="00191545">
        <w:rPr>
          <w:noProof/>
        </w:rPr>
        <w:tab/>
        <w:t xml:space="preserve">J. Zhu-Wu, Z. Jun, M. Dionissios, K. Alexandros, S. Duan-Hui, Y. Xiao, W. Ren-Gui and H. Chang, </w:t>
      </w:r>
      <w:r w:rsidRPr="00191545">
        <w:rPr>
          <w:i/>
          <w:noProof/>
        </w:rPr>
        <w:t>Chemical Engineering Journal</w:t>
      </w:r>
      <w:r w:rsidRPr="00191545">
        <w:rPr>
          <w:noProof/>
        </w:rPr>
        <w:t xml:space="preserve">, 2024, </w:t>
      </w:r>
      <w:r w:rsidRPr="00191545">
        <w:rPr>
          <w:b/>
          <w:noProof/>
        </w:rPr>
        <w:t>502</w:t>
      </w:r>
      <w:r w:rsidRPr="00191545">
        <w:rPr>
          <w:noProof/>
        </w:rPr>
        <w:t>, 158120.</w:t>
      </w:r>
    </w:p>
    <w:p w14:paraId="4EEC3511" w14:textId="77777777" w:rsidR="00191545" w:rsidRPr="00191545" w:rsidRDefault="00191545" w:rsidP="00191545">
      <w:pPr>
        <w:pStyle w:val="EndNoteBibliography"/>
        <w:spacing w:after="0"/>
        <w:ind w:left="720" w:hanging="720"/>
        <w:rPr>
          <w:noProof/>
        </w:rPr>
      </w:pPr>
      <w:r w:rsidRPr="00191545">
        <w:rPr>
          <w:noProof/>
        </w:rPr>
        <w:t>31.</w:t>
      </w:r>
      <w:r w:rsidRPr="00191545">
        <w:rPr>
          <w:noProof/>
        </w:rPr>
        <w:tab/>
        <w:t xml:space="preserve">M. Naguib, M. Kurtoglu, V. Presser, J. Lu, J. Niu, M. Heon, L. Hultman, Y. Gogotsi and M. W. Barsoum, </w:t>
      </w:r>
      <w:r w:rsidRPr="00191545">
        <w:rPr>
          <w:i/>
          <w:noProof/>
        </w:rPr>
        <w:t>Advanced Materials</w:t>
      </w:r>
      <w:r w:rsidRPr="00191545">
        <w:rPr>
          <w:noProof/>
        </w:rPr>
        <w:t xml:space="preserve">, 2011, </w:t>
      </w:r>
      <w:r w:rsidRPr="00191545">
        <w:rPr>
          <w:b/>
          <w:noProof/>
        </w:rPr>
        <w:t>23</w:t>
      </w:r>
      <w:r w:rsidRPr="00191545">
        <w:rPr>
          <w:noProof/>
        </w:rPr>
        <w:t>, 4248–4253.</w:t>
      </w:r>
    </w:p>
    <w:p w14:paraId="2BFEDD2D" w14:textId="77777777" w:rsidR="00191545" w:rsidRPr="00191545" w:rsidRDefault="00191545" w:rsidP="00191545">
      <w:pPr>
        <w:pStyle w:val="EndNoteBibliography"/>
        <w:spacing w:after="0"/>
        <w:ind w:left="720" w:hanging="720"/>
        <w:rPr>
          <w:noProof/>
        </w:rPr>
      </w:pPr>
      <w:r w:rsidRPr="00191545">
        <w:rPr>
          <w:noProof/>
        </w:rPr>
        <w:t>32.</w:t>
      </w:r>
      <w:r w:rsidRPr="00191545">
        <w:rPr>
          <w:noProof/>
        </w:rPr>
        <w:tab/>
        <w:t xml:space="preserve">M. Naguib, V. N. Mochalin, M. W. Barsoum and Y. Gogotsi, </w:t>
      </w:r>
      <w:r w:rsidRPr="00191545">
        <w:rPr>
          <w:i/>
          <w:noProof/>
        </w:rPr>
        <w:t>Advanced Materials</w:t>
      </w:r>
      <w:r w:rsidRPr="00191545">
        <w:rPr>
          <w:noProof/>
        </w:rPr>
        <w:t xml:space="preserve">, 2014, </w:t>
      </w:r>
      <w:r w:rsidRPr="00191545">
        <w:rPr>
          <w:b/>
          <w:noProof/>
        </w:rPr>
        <w:t>26</w:t>
      </w:r>
      <w:r w:rsidRPr="00191545">
        <w:rPr>
          <w:noProof/>
        </w:rPr>
        <w:t>, 992–1005.</w:t>
      </w:r>
    </w:p>
    <w:p w14:paraId="6E96FC2C" w14:textId="77777777" w:rsidR="00191545" w:rsidRPr="00191545" w:rsidRDefault="00191545" w:rsidP="00191545">
      <w:pPr>
        <w:pStyle w:val="EndNoteBibliography"/>
        <w:spacing w:after="0"/>
        <w:ind w:left="720" w:hanging="720"/>
        <w:rPr>
          <w:noProof/>
        </w:rPr>
      </w:pPr>
      <w:r w:rsidRPr="00191545">
        <w:rPr>
          <w:noProof/>
        </w:rPr>
        <w:t>33.</w:t>
      </w:r>
      <w:r w:rsidRPr="00191545">
        <w:rPr>
          <w:noProof/>
        </w:rPr>
        <w:tab/>
        <w:t xml:space="preserve">O. Ilkay, A. Handan, V. M. Milorad, V. B. Johannes and A. Ethem, </w:t>
      </w:r>
      <w:r w:rsidRPr="00191545">
        <w:rPr>
          <w:i/>
          <w:noProof/>
        </w:rPr>
        <w:t>Surfaces and Interfaces</w:t>
      </w:r>
      <w:r w:rsidRPr="00191545">
        <w:rPr>
          <w:noProof/>
        </w:rPr>
        <w:t xml:space="preserve">, 2024, </w:t>
      </w:r>
      <w:r w:rsidRPr="00191545">
        <w:rPr>
          <w:b/>
          <w:noProof/>
        </w:rPr>
        <w:t>46</w:t>
      </w:r>
      <w:r w:rsidRPr="00191545">
        <w:rPr>
          <w:noProof/>
        </w:rPr>
        <w:t>, 104169.</w:t>
      </w:r>
    </w:p>
    <w:p w14:paraId="26C03194" w14:textId="77777777" w:rsidR="00191545" w:rsidRPr="00191545" w:rsidRDefault="00191545" w:rsidP="00191545">
      <w:pPr>
        <w:pStyle w:val="EndNoteBibliography"/>
        <w:spacing w:after="0"/>
        <w:ind w:left="720" w:hanging="720"/>
        <w:rPr>
          <w:noProof/>
        </w:rPr>
      </w:pPr>
      <w:r w:rsidRPr="00191545">
        <w:rPr>
          <w:noProof/>
        </w:rPr>
        <w:t>34.</w:t>
      </w:r>
      <w:r w:rsidRPr="00191545">
        <w:rPr>
          <w:noProof/>
        </w:rPr>
        <w:tab/>
        <w:t xml:space="preserve">G. Kresse and J. Furthmüller, </w:t>
      </w:r>
      <w:r w:rsidRPr="00191545">
        <w:rPr>
          <w:i/>
          <w:noProof/>
        </w:rPr>
        <w:t>Computational Materials Science</w:t>
      </w:r>
      <w:r w:rsidRPr="00191545">
        <w:rPr>
          <w:noProof/>
        </w:rPr>
        <w:t xml:space="preserve">, 1996, </w:t>
      </w:r>
      <w:r w:rsidRPr="00191545">
        <w:rPr>
          <w:b/>
          <w:noProof/>
        </w:rPr>
        <w:t>6</w:t>
      </w:r>
      <w:r w:rsidRPr="00191545">
        <w:rPr>
          <w:noProof/>
        </w:rPr>
        <w:t>, 15–50.</w:t>
      </w:r>
    </w:p>
    <w:p w14:paraId="04C54BFE" w14:textId="77777777" w:rsidR="00191545" w:rsidRPr="00191545" w:rsidRDefault="00191545" w:rsidP="00191545">
      <w:pPr>
        <w:pStyle w:val="EndNoteBibliography"/>
        <w:spacing w:after="0"/>
        <w:ind w:left="720" w:hanging="720"/>
        <w:rPr>
          <w:noProof/>
        </w:rPr>
      </w:pPr>
      <w:r w:rsidRPr="00191545">
        <w:rPr>
          <w:noProof/>
        </w:rPr>
        <w:t>35.</w:t>
      </w:r>
      <w:r w:rsidRPr="00191545">
        <w:rPr>
          <w:noProof/>
        </w:rPr>
        <w:tab/>
        <w:t xml:space="preserve">P. E. Blöchl, </w:t>
      </w:r>
      <w:r w:rsidRPr="00191545">
        <w:rPr>
          <w:i/>
          <w:noProof/>
        </w:rPr>
        <w:t>Physical Review B</w:t>
      </w:r>
      <w:r w:rsidRPr="00191545">
        <w:rPr>
          <w:noProof/>
        </w:rPr>
        <w:t xml:space="preserve">, 1994, </w:t>
      </w:r>
      <w:r w:rsidRPr="00191545">
        <w:rPr>
          <w:b/>
          <w:noProof/>
        </w:rPr>
        <w:t>50</w:t>
      </w:r>
      <w:r w:rsidRPr="00191545">
        <w:rPr>
          <w:noProof/>
        </w:rPr>
        <w:t>, 17953–17979.</w:t>
      </w:r>
    </w:p>
    <w:p w14:paraId="60DC1C8B" w14:textId="77777777" w:rsidR="00191545" w:rsidRPr="00191545" w:rsidRDefault="00191545" w:rsidP="00191545">
      <w:pPr>
        <w:pStyle w:val="EndNoteBibliography"/>
        <w:spacing w:after="0"/>
        <w:ind w:left="720" w:hanging="720"/>
        <w:rPr>
          <w:noProof/>
        </w:rPr>
      </w:pPr>
      <w:r w:rsidRPr="00191545">
        <w:rPr>
          <w:noProof/>
        </w:rPr>
        <w:t>36.</w:t>
      </w:r>
      <w:r w:rsidRPr="00191545">
        <w:rPr>
          <w:noProof/>
        </w:rPr>
        <w:tab/>
        <w:t xml:space="preserve">J. P. Perdew, J. A. Chevary, S. H. Vosko, K. A. Jackson, M. R. Pederson, D. J. Singh and C. Fiolhais, </w:t>
      </w:r>
      <w:r w:rsidRPr="00191545">
        <w:rPr>
          <w:i/>
          <w:noProof/>
        </w:rPr>
        <w:t>Physical Review B</w:t>
      </w:r>
      <w:r w:rsidRPr="00191545">
        <w:rPr>
          <w:noProof/>
        </w:rPr>
        <w:t xml:space="preserve">, 1992, </w:t>
      </w:r>
      <w:r w:rsidRPr="00191545">
        <w:rPr>
          <w:b/>
          <w:noProof/>
        </w:rPr>
        <w:t>46</w:t>
      </w:r>
      <w:r w:rsidRPr="00191545">
        <w:rPr>
          <w:noProof/>
        </w:rPr>
        <w:t>, 6671–6687.</w:t>
      </w:r>
    </w:p>
    <w:p w14:paraId="273A73DE" w14:textId="77777777" w:rsidR="00191545" w:rsidRPr="00191545" w:rsidRDefault="00191545" w:rsidP="00191545">
      <w:pPr>
        <w:pStyle w:val="EndNoteBibliography"/>
        <w:spacing w:after="0"/>
        <w:ind w:left="720" w:hanging="720"/>
        <w:rPr>
          <w:noProof/>
        </w:rPr>
      </w:pPr>
      <w:r w:rsidRPr="00191545">
        <w:rPr>
          <w:noProof/>
        </w:rPr>
        <w:t>37.</w:t>
      </w:r>
      <w:r w:rsidRPr="00191545">
        <w:rPr>
          <w:noProof/>
        </w:rPr>
        <w:tab/>
        <w:t xml:space="preserve">S. Grimme, J. Antony, S. Ehrlich and H. Krieg, </w:t>
      </w:r>
      <w:r w:rsidRPr="00191545">
        <w:rPr>
          <w:i/>
          <w:noProof/>
        </w:rPr>
        <w:t>The Journal of Chemical Physics</w:t>
      </w:r>
      <w:r w:rsidRPr="00191545">
        <w:rPr>
          <w:noProof/>
        </w:rPr>
        <w:t xml:space="preserve">, 2010, </w:t>
      </w:r>
      <w:r w:rsidRPr="00191545">
        <w:rPr>
          <w:b/>
          <w:noProof/>
        </w:rPr>
        <w:t>132</w:t>
      </w:r>
      <w:r w:rsidRPr="00191545">
        <w:rPr>
          <w:noProof/>
        </w:rPr>
        <w:t>.</w:t>
      </w:r>
    </w:p>
    <w:p w14:paraId="0F7C937F" w14:textId="77777777" w:rsidR="00191545" w:rsidRPr="00191545" w:rsidRDefault="00191545" w:rsidP="00191545">
      <w:pPr>
        <w:pStyle w:val="EndNoteBibliography"/>
        <w:spacing w:after="0"/>
        <w:ind w:left="720" w:hanging="720"/>
        <w:rPr>
          <w:noProof/>
        </w:rPr>
      </w:pPr>
      <w:r w:rsidRPr="00191545">
        <w:rPr>
          <w:noProof/>
        </w:rPr>
        <w:t>38.</w:t>
      </w:r>
      <w:r w:rsidRPr="00191545">
        <w:rPr>
          <w:noProof/>
        </w:rPr>
        <w:tab/>
        <w:t xml:space="preserve">H. Graeme, A. Andri and J. Hannes, </w:t>
      </w:r>
      <w:r w:rsidRPr="00191545">
        <w:rPr>
          <w:i/>
          <w:noProof/>
        </w:rPr>
        <w:t>Computational Materials Science</w:t>
      </w:r>
      <w:r w:rsidRPr="00191545">
        <w:rPr>
          <w:noProof/>
        </w:rPr>
        <w:t xml:space="preserve">, 2006, </w:t>
      </w:r>
      <w:r w:rsidRPr="00191545">
        <w:rPr>
          <w:b/>
          <w:noProof/>
        </w:rPr>
        <w:t>36</w:t>
      </w:r>
      <w:r w:rsidRPr="00191545">
        <w:rPr>
          <w:noProof/>
        </w:rPr>
        <w:t>, 354–360.</w:t>
      </w:r>
    </w:p>
    <w:p w14:paraId="5B74815A" w14:textId="77777777" w:rsidR="00191545" w:rsidRPr="00191545" w:rsidRDefault="00191545" w:rsidP="00191545">
      <w:pPr>
        <w:pStyle w:val="EndNoteBibliography"/>
        <w:spacing w:after="0"/>
        <w:ind w:left="720" w:hanging="720"/>
        <w:rPr>
          <w:noProof/>
        </w:rPr>
      </w:pPr>
      <w:r w:rsidRPr="00191545">
        <w:rPr>
          <w:noProof/>
        </w:rPr>
        <w:t>39.</w:t>
      </w:r>
      <w:r w:rsidRPr="00191545">
        <w:rPr>
          <w:noProof/>
        </w:rPr>
        <w:tab/>
        <w:t xml:space="preserve">J. Yan, X. Zhang, W. Zheng and L. Y. S. Lee, </w:t>
      </w:r>
      <w:r w:rsidRPr="00191545">
        <w:rPr>
          <w:i/>
          <w:noProof/>
        </w:rPr>
        <w:t>ACS Applied Materials &amp; Interfaces</w:t>
      </w:r>
      <w:r w:rsidRPr="00191545">
        <w:rPr>
          <w:noProof/>
        </w:rPr>
        <w:t xml:space="preserve">, 2021, </w:t>
      </w:r>
      <w:r w:rsidRPr="00191545">
        <w:rPr>
          <w:b/>
          <w:noProof/>
        </w:rPr>
        <w:t>13</w:t>
      </w:r>
      <w:r w:rsidRPr="00191545">
        <w:rPr>
          <w:noProof/>
        </w:rPr>
        <w:t>, 24723–24733.</w:t>
      </w:r>
    </w:p>
    <w:p w14:paraId="6FDEC167" w14:textId="77777777" w:rsidR="00191545" w:rsidRPr="00191545" w:rsidRDefault="00191545" w:rsidP="00191545">
      <w:pPr>
        <w:pStyle w:val="EndNoteBibliography"/>
        <w:spacing w:after="0"/>
        <w:ind w:left="720" w:hanging="720"/>
        <w:rPr>
          <w:noProof/>
        </w:rPr>
      </w:pPr>
      <w:r w:rsidRPr="00191545">
        <w:rPr>
          <w:noProof/>
        </w:rPr>
        <w:t>40.</w:t>
      </w:r>
      <w:r w:rsidRPr="00191545">
        <w:rPr>
          <w:noProof/>
        </w:rPr>
        <w:tab/>
        <w:t xml:space="preserve">N. Madathil, A. Babu, M. Velupula, A. Kulandaivel, R. K. Rajaboina, U. K. Khanapuram, K. C. Devarayapalli and D. S. Lee, </w:t>
      </w:r>
      <w:r w:rsidRPr="00191545">
        <w:rPr>
          <w:i/>
          <w:noProof/>
        </w:rPr>
        <w:t>Sustainable Energy &amp; Fuels</w:t>
      </w:r>
      <w:r w:rsidRPr="00191545">
        <w:rPr>
          <w:noProof/>
        </w:rPr>
        <w:t xml:space="preserve">, 2025, </w:t>
      </w:r>
      <w:r w:rsidRPr="00191545">
        <w:rPr>
          <w:b/>
          <w:noProof/>
        </w:rPr>
        <w:t>9</w:t>
      </w:r>
      <w:r w:rsidRPr="00191545">
        <w:rPr>
          <w:noProof/>
        </w:rPr>
        <w:t>, 4364–4374.</w:t>
      </w:r>
    </w:p>
    <w:p w14:paraId="65AA48F9" w14:textId="77777777" w:rsidR="00191545" w:rsidRPr="00191545" w:rsidRDefault="00191545" w:rsidP="00191545">
      <w:pPr>
        <w:pStyle w:val="EndNoteBibliography"/>
        <w:spacing w:after="0"/>
        <w:ind w:left="720" w:hanging="720"/>
        <w:rPr>
          <w:noProof/>
        </w:rPr>
      </w:pPr>
      <w:r w:rsidRPr="00191545">
        <w:rPr>
          <w:noProof/>
        </w:rPr>
        <w:t>41.</w:t>
      </w:r>
      <w:r w:rsidRPr="00191545">
        <w:rPr>
          <w:noProof/>
        </w:rPr>
        <w:tab/>
        <w:t xml:space="preserve">D. S. Abraham, M. Chandran, M. Vinoba, R. Yamuna and M. Bhagiyalakshmi, </w:t>
      </w:r>
      <w:r w:rsidRPr="00191545">
        <w:rPr>
          <w:i/>
          <w:noProof/>
        </w:rPr>
        <w:t>Langmuir</w:t>
      </w:r>
      <w:r w:rsidRPr="00191545">
        <w:rPr>
          <w:noProof/>
        </w:rPr>
        <w:t xml:space="preserve">, 2023, </w:t>
      </w:r>
      <w:r w:rsidRPr="00191545">
        <w:rPr>
          <w:b/>
          <w:noProof/>
        </w:rPr>
        <w:t>39</w:t>
      </w:r>
      <w:r w:rsidRPr="00191545">
        <w:rPr>
          <w:noProof/>
        </w:rPr>
        <w:t>, 4756–4765.</w:t>
      </w:r>
    </w:p>
    <w:p w14:paraId="33FFD5E6" w14:textId="77777777" w:rsidR="00191545" w:rsidRPr="00191545" w:rsidRDefault="00191545" w:rsidP="00191545">
      <w:pPr>
        <w:pStyle w:val="EndNoteBibliography"/>
        <w:spacing w:after="0"/>
        <w:ind w:left="720" w:hanging="720"/>
        <w:rPr>
          <w:noProof/>
        </w:rPr>
      </w:pPr>
      <w:r w:rsidRPr="00191545">
        <w:rPr>
          <w:noProof/>
        </w:rPr>
        <w:t>42.</w:t>
      </w:r>
      <w:r w:rsidRPr="00191545">
        <w:rPr>
          <w:noProof/>
        </w:rPr>
        <w:tab/>
        <w:t xml:space="preserve">I. Urdaneta, A. Keller, O. Atabek, J. L. Palma, D. Finkelstein-Shapiro, P. Tarakeshwar, V. Mujica and M. Calatayud, </w:t>
      </w:r>
      <w:r w:rsidRPr="00191545">
        <w:rPr>
          <w:i/>
          <w:noProof/>
        </w:rPr>
        <w:t>The Journal of Physical Chemistry C</w:t>
      </w:r>
      <w:r w:rsidRPr="00191545">
        <w:rPr>
          <w:noProof/>
        </w:rPr>
        <w:t xml:space="preserve">, 2014, </w:t>
      </w:r>
      <w:r w:rsidRPr="00191545">
        <w:rPr>
          <w:b/>
          <w:noProof/>
        </w:rPr>
        <w:t>118</w:t>
      </w:r>
      <w:r w:rsidRPr="00191545">
        <w:rPr>
          <w:noProof/>
        </w:rPr>
        <w:t>, 20688–20693.</w:t>
      </w:r>
    </w:p>
    <w:p w14:paraId="775F48D2" w14:textId="77777777" w:rsidR="00191545" w:rsidRPr="00191545" w:rsidRDefault="00191545" w:rsidP="00191545">
      <w:pPr>
        <w:pStyle w:val="EndNoteBibliography"/>
        <w:spacing w:after="0"/>
        <w:ind w:left="720" w:hanging="720"/>
        <w:rPr>
          <w:noProof/>
        </w:rPr>
      </w:pPr>
      <w:r w:rsidRPr="00191545">
        <w:rPr>
          <w:noProof/>
        </w:rPr>
        <w:t>43.</w:t>
      </w:r>
      <w:r w:rsidRPr="00191545">
        <w:rPr>
          <w:noProof/>
        </w:rPr>
        <w:tab/>
        <w:t xml:space="preserve">G. Lea, P. Matic and K. Anton, </w:t>
      </w:r>
      <w:r w:rsidRPr="00191545">
        <w:rPr>
          <w:i/>
          <w:noProof/>
        </w:rPr>
        <w:t>Chemical Physics</w:t>
      </w:r>
      <w:r w:rsidRPr="00191545">
        <w:rPr>
          <w:noProof/>
        </w:rPr>
        <w:t xml:space="preserve">, 2022, </w:t>
      </w:r>
      <w:r w:rsidRPr="00191545">
        <w:rPr>
          <w:b/>
          <w:noProof/>
        </w:rPr>
        <w:t>559</w:t>
      </w:r>
      <w:r w:rsidRPr="00191545">
        <w:rPr>
          <w:noProof/>
        </w:rPr>
        <w:t>, 111539.</w:t>
      </w:r>
    </w:p>
    <w:p w14:paraId="5CB3033E" w14:textId="77777777" w:rsidR="00191545" w:rsidRPr="00191545" w:rsidRDefault="00191545" w:rsidP="00191545">
      <w:pPr>
        <w:pStyle w:val="EndNoteBibliography"/>
        <w:spacing w:after="0"/>
        <w:ind w:left="720" w:hanging="720"/>
        <w:rPr>
          <w:noProof/>
        </w:rPr>
      </w:pPr>
      <w:r w:rsidRPr="00191545">
        <w:rPr>
          <w:noProof/>
        </w:rPr>
        <w:t>44.</w:t>
      </w:r>
      <w:r w:rsidRPr="00191545">
        <w:rPr>
          <w:noProof/>
        </w:rPr>
        <w:tab/>
        <w:t xml:space="preserve">R. g. Raul, A. B. Miguel and E. R. Alberto, </w:t>
      </w:r>
      <w:r w:rsidRPr="00191545">
        <w:rPr>
          <w:i/>
          <w:noProof/>
        </w:rPr>
        <w:t>Journal of Colloid and Interface Science</w:t>
      </w:r>
      <w:r w:rsidRPr="00191545">
        <w:rPr>
          <w:noProof/>
        </w:rPr>
        <w:t xml:space="preserve">, 1996, </w:t>
      </w:r>
      <w:r w:rsidRPr="00191545">
        <w:rPr>
          <w:b/>
          <w:noProof/>
        </w:rPr>
        <w:t>177</w:t>
      </w:r>
      <w:r w:rsidRPr="00191545">
        <w:rPr>
          <w:noProof/>
        </w:rPr>
        <w:t>, 122–131.</w:t>
      </w:r>
    </w:p>
    <w:p w14:paraId="6C44B94E" w14:textId="77777777" w:rsidR="00191545" w:rsidRPr="00191545" w:rsidRDefault="00191545" w:rsidP="00191545">
      <w:pPr>
        <w:pStyle w:val="EndNoteBibliography"/>
        <w:spacing w:after="0"/>
        <w:ind w:left="720" w:hanging="720"/>
        <w:rPr>
          <w:noProof/>
        </w:rPr>
      </w:pPr>
      <w:r w:rsidRPr="00191545">
        <w:rPr>
          <w:noProof/>
        </w:rPr>
        <w:t>45.</w:t>
      </w:r>
      <w:r w:rsidRPr="00191545">
        <w:rPr>
          <w:noProof/>
        </w:rPr>
        <w:tab/>
        <w:t xml:space="preserve">S. Sabrina and B. Thomas, </w:t>
      </w:r>
      <w:r w:rsidRPr="00191545">
        <w:rPr>
          <w:i/>
          <w:noProof/>
        </w:rPr>
        <w:t>Journal of Electroanalytical Chemistry</w:t>
      </w:r>
      <w:r w:rsidRPr="00191545">
        <w:rPr>
          <w:noProof/>
        </w:rPr>
        <w:t xml:space="preserve">, 2019, </w:t>
      </w:r>
      <w:r w:rsidRPr="00191545">
        <w:rPr>
          <w:b/>
          <w:noProof/>
        </w:rPr>
        <w:t>836</w:t>
      </w:r>
      <w:r w:rsidRPr="00191545">
        <w:rPr>
          <w:noProof/>
        </w:rPr>
        <w:t>, 94–101.</w:t>
      </w:r>
    </w:p>
    <w:p w14:paraId="0C8DC7AD" w14:textId="77777777" w:rsidR="00191545" w:rsidRPr="00191545" w:rsidRDefault="00191545" w:rsidP="00191545">
      <w:pPr>
        <w:pStyle w:val="EndNoteBibliography"/>
        <w:ind w:left="720" w:hanging="720"/>
        <w:rPr>
          <w:noProof/>
        </w:rPr>
      </w:pPr>
      <w:r w:rsidRPr="00191545">
        <w:rPr>
          <w:noProof/>
        </w:rPr>
        <w:t>46.</w:t>
      </w:r>
      <w:r w:rsidRPr="00191545">
        <w:rPr>
          <w:noProof/>
        </w:rPr>
        <w:tab/>
        <w:t xml:space="preserve">Q. Lin, Q. Li, C. Batchelor-McAuley and R. G. Compton, </w:t>
      </w:r>
      <w:r w:rsidRPr="00191545">
        <w:rPr>
          <w:i/>
          <w:noProof/>
        </w:rPr>
        <w:t>The Journal of Physical Chemistry C</w:t>
      </w:r>
      <w:r w:rsidRPr="00191545">
        <w:rPr>
          <w:noProof/>
        </w:rPr>
        <w:t xml:space="preserve">, 2015, </w:t>
      </w:r>
      <w:r w:rsidRPr="00191545">
        <w:rPr>
          <w:b/>
          <w:noProof/>
        </w:rPr>
        <w:t>119</w:t>
      </w:r>
      <w:r w:rsidRPr="00191545">
        <w:rPr>
          <w:noProof/>
        </w:rPr>
        <w:t>, 1489–1495.</w:t>
      </w:r>
    </w:p>
    <w:p w14:paraId="03D96175" w14:textId="616220B6" w:rsidR="002344EB" w:rsidRPr="00D07028" w:rsidRDefault="00035993" w:rsidP="00035993">
      <w:pPr>
        <w:spacing w:after="0" w:line="480" w:lineRule="auto"/>
        <w:rPr>
          <w:rFonts w:cs="Calibri"/>
          <w:b/>
          <w:bCs/>
        </w:rPr>
      </w:pPr>
      <w:r>
        <w:rPr>
          <w:rFonts w:cs="Calibri"/>
          <w:b/>
          <w:bCs/>
        </w:rPr>
        <w:fldChar w:fldCharType="end"/>
      </w:r>
      <w:r>
        <w:rPr>
          <w:rFonts w:cs="Calibri"/>
          <w:b/>
          <w:bCs/>
        </w:rPr>
        <w:t xml:space="preserve"> </w:t>
      </w:r>
    </w:p>
    <w:p w14:paraId="457C6832" w14:textId="77777777" w:rsidR="002344EB" w:rsidRPr="00D07028" w:rsidRDefault="00445942">
      <w:pPr>
        <w:jc w:val="left"/>
        <w:rPr>
          <w:rFonts w:cs="Calibri"/>
        </w:rPr>
      </w:pPr>
      <w:r w:rsidRPr="00D07028">
        <w:rPr>
          <w:rFonts w:cs="Calibri" w:hint="cs"/>
        </w:rPr>
        <w:br w:type="page"/>
      </w:r>
    </w:p>
    <w:p w14:paraId="06267135" w14:textId="77777777" w:rsidR="00DE04C8" w:rsidRDefault="00DE04C8" w:rsidP="00DE04C8">
      <w:pPr>
        <w:spacing w:line="360" w:lineRule="auto"/>
        <w:rPr>
          <w:rFonts w:cs="Calibri"/>
        </w:rPr>
      </w:pPr>
    </w:p>
    <w:p w14:paraId="40756075" w14:textId="5DABBD96" w:rsidR="006C30E6" w:rsidRDefault="006C30E6" w:rsidP="00DE04C8">
      <w:pPr>
        <w:spacing w:line="360" w:lineRule="auto"/>
        <w:rPr>
          <w:rFonts w:cs="Calibri"/>
        </w:rPr>
        <w:sectPr w:rsidR="006C30E6" w:rsidSect="00DE04C8">
          <w:footerReference w:type="default" r:id="rId15"/>
          <w:type w:val="continuous"/>
          <w:pgSz w:w="11906" w:h="16838" w:code="9"/>
          <w:pgMar w:top="1440" w:right="1080" w:bottom="1440" w:left="1080" w:header="720" w:footer="720" w:gutter="0"/>
          <w:cols w:space="720"/>
          <w:docGrid w:linePitch="360"/>
        </w:sectPr>
      </w:pPr>
    </w:p>
    <w:p w14:paraId="7202475C" w14:textId="77777777" w:rsidR="00DE04C8" w:rsidRDefault="00DE04C8" w:rsidP="00DE04C8">
      <w:pPr>
        <w:spacing w:line="360" w:lineRule="auto"/>
        <w:rPr>
          <w:rFonts w:cs="Calibri"/>
        </w:rPr>
      </w:pPr>
    </w:p>
    <w:tbl>
      <w:tblPr>
        <w:tblStyle w:val="TableGrid"/>
        <w:tblW w:w="0" w:type="auto"/>
        <w:tblLayout w:type="fixed"/>
        <w:tblLook w:val="04A0" w:firstRow="1" w:lastRow="0" w:firstColumn="1" w:lastColumn="0" w:noHBand="0" w:noVBand="1"/>
      </w:tblPr>
      <w:tblGrid>
        <w:gridCol w:w="985"/>
        <w:gridCol w:w="630"/>
        <w:gridCol w:w="668"/>
        <w:gridCol w:w="696"/>
        <w:gridCol w:w="762"/>
        <w:gridCol w:w="762"/>
      </w:tblGrid>
      <w:tr w:rsidR="00DE04C8" w14:paraId="7F9124C5" w14:textId="77777777" w:rsidTr="00994671">
        <w:tc>
          <w:tcPr>
            <w:tcW w:w="985" w:type="dxa"/>
          </w:tcPr>
          <w:p w14:paraId="5C7892F9" w14:textId="77777777" w:rsidR="00DE04C8" w:rsidRDefault="00DE04C8" w:rsidP="00994671">
            <w:pPr>
              <w:spacing w:line="360" w:lineRule="auto"/>
              <w:jc w:val="center"/>
              <w:rPr>
                <w:rFonts w:cs="Calibri"/>
                <w:sz w:val="18"/>
                <w:szCs w:val="18"/>
              </w:rPr>
            </w:pPr>
          </w:p>
        </w:tc>
        <w:tc>
          <w:tcPr>
            <w:tcW w:w="3518" w:type="dxa"/>
            <w:gridSpan w:val="5"/>
          </w:tcPr>
          <w:p w14:paraId="18AB52B8" w14:textId="67D36500" w:rsidR="00DE04C8" w:rsidRPr="002A4430" w:rsidRDefault="00DE04C8" w:rsidP="00994671">
            <w:pPr>
              <w:spacing w:line="360" w:lineRule="auto"/>
              <w:jc w:val="center"/>
              <w:rPr>
                <w:rFonts w:cs="Calibri"/>
                <w:sz w:val="18"/>
                <w:szCs w:val="18"/>
              </w:rPr>
            </w:pPr>
            <w:r>
              <w:rPr>
                <w:rFonts w:cs="Calibri"/>
                <w:sz w:val="18"/>
                <w:szCs w:val="18"/>
              </w:rPr>
              <w:t>Ti</w:t>
            </w:r>
            <w:r w:rsidRPr="0048507F">
              <w:rPr>
                <w:rFonts w:cs="Calibri"/>
                <w:sz w:val="18"/>
                <w:szCs w:val="18"/>
                <w:vertAlign w:val="subscript"/>
              </w:rPr>
              <w:t>3</w:t>
            </w:r>
            <w:r>
              <w:rPr>
                <w:rFonts w:cs="Calibri"/>
                <w:sz w:val="18"/>
                <w:szCs w:val="18"/>
              </w:rPr>
              <w:t>C</w:t>
            </w:r>
            <w:r w:rsidRPr="0048507F">
              <w:rPr>
                <w:rFonts w:cs="Calibri"/>
                <w:sz w:val="18"/>
                <w:szCs w:val="18"/>
                <w:vertAlign w:val="subscript"/>
              </w:rPr>
              <w:t>2</w:t>
            </w:r>
            <w:r>
              <w:rPr>
                <w:rFonts w:cs="Calibri"/>
                <w:sz w:val="18"/>
                <w:szCs w:val="18"/>
              </w:rPr>
              <w:t>T</w:t>
            </w:r>
            <w:r w:rsidRPr="0048507F">
              <w:rPr>
                <w:rFonts w:cs="Calibri"/>
                <w:sz w:val="18"/>
                <w:szCs w:val="18"/>
                <w:vertAlign w:val="subscript"/>
              </w:rPr>
              <w:t>x</w:t>
            </w:r>
            <w:r w:rsidR="002A4430">
              <w:rPr>
                <w:rFonts w:cs="Calibri"/>
                <w:sz w:val="18"/>
                <w:szCs w:val="18"/>
                <w:vertAlign w:val="subscript"/>
              </w:rPr>
              <w:t xml:space="preserve"> </w:t>
            </w:r>
            <w:r w:rsidR="002A4430">
              <w:rPr>
                <w:rFonts w:cs="Calibri"/>
                <w:sz w:val="18"/>
                <w:szCs w:val="18"/>
              </w:rPr>
              <w:t xml:space="preserve"> MX</w:t>
            </w:r>
          </w:p>
        </w:tc>
      </w:tr>
      <w:tr w:rsidR="00DE04C8" w14:paraId="2C310E83" w14:textId="77777777" w:rsidTr="00994671">
        <w:tc>
          <w:tcPr>
            <w:tcW w:w="985" w:type="dxa"/>
          </w:tcPr>
          <w:p w14:paraId="7E3CA827" w14:textId="77777777" w:rsidR="00DE04C8" w:rsidRPr="00634CFA" w:rsidRDefault="00DE04C8" w:rsidP="00994671">
            <w:pPr>
              <w:spacing w:line="360" w:lineRule="auto"/>
              <w:jc w:val="center"/>
              <w:rPr>
                <w:rFonts w:cs="Calibri"/>
                <w:sz w:val="18"/>
                <w:szCs w:val="18"/>
              </w:rPr>
            </w:pPr>
            <w:r>
              <w:rPr>
                <w:rFonts w:cs="Calibri"/>
                <w:sz w:val="18"/>
                <w:szCs w:val="18"/>
              </w:rPr>
              <w:t>Sites</w:t>
            </w:r>
          </w:p>
        </w:tc>
        <w:tc>
          <w:tcPr>
            <w:tcW w:w="630" w:type="dxa"/>
          </w:tcPr>
          <w:p w14:paraId="780BD37B" w14:textId="77777777" w:rsidR="00DE04C8" w:rsidRPr="00634CFA" w:rsidRDefault="00DE04C8" w:rsidP="00994671">
            <w:pPr>
              <w:spacing w:line="360" w:lineRule="auto"/>
              <w:jc w:val="center"/>
              <w:rPr>
                <w:rFonts w:cs="Calibri"/>
                <w:sz w:val="18"/>
                <w:szCs w:val="18"/>
              </w:rPr>
            </w:pPr>
            <w:r>
              <w:rPr>
                <w:rFonts w:cs="Calibri"/>
                <w:sz w:val="18"/>
                <w:szCs w:val="18"/>
              </w:rPr>
              <w:t>C</w:t>
            </w:r>
          </w:p>
        </w:tc>
        <w:tc>
          <w:tcPr>
            <w:tcW w:w="668" w:type="dxa"/>
          </w:tcPr>
          <w:p w14:paraId="78BD0480" w14:textId="77777777" w:rsidR="00DE04C8" w:rsidRPr="00634CFA" w:rsidRDefault="00DE04C8" w:rsidP="00994671">
            <w:pPr>
              <w:spacing w:line="360" w:lineRule="auto"/>
              <w:jc w:val="center"/>
              <w:rPr>
                <w:rFonts w:cs="Calibri"/>
                <w:sz w:val="18"/>
                <w:szCs w:val="18"/>
              </w:rPr>
            </w:pPr>
            <w:r>
              <w:rPr>
                <w:rFonts w:cs="Calibri"/>
                <w:sz w:val="18"/>
                <w:szCs w:val="18"/>
              </w:rPr>
              <w:t>F</w:t>
            </w:r>
          </w:p>
        </w:tc>
        <w:tc>
          <w:tcPr>
            <w:tcW w:w="696" w:type="dxa"/>
          </w:tcPr>
          <w:p w14:paraId="06629538" w14:textId="77777777" w:rsidR="00DE04C8" w:rsidRPr="00634CFA" w:rsidRDefault="00DE04C8" w:rsidP="00994671">
            <w:pPr>
              <w:spacing w:line="360" w:lineRule="auto"/>
              <w:jc w:val="center"/>
              <w:rPr>
                <w:rFonts w:cs="Calibri"/>
                <w:sz w:val="18"/>
                <w:szCs w:val="18"/>
              </w:rPr>
            </w:pPr>
            <w:r>
              <w:rPr>
                <w:rFonts w:cs="Calibri"/>
                <w:sz w:val="18"/>
                <w:szCs w:val="18"/>
              </w:rPr>
              <w:t>O</w:t>
            </w:r>
          </w:p>
        </w:tc>
        <w:tc>
          <w:tcPr>
            <w:tcW w:w="762" w:type="dxa"/>
          </w:tcPr>
          <w:p w14:paraId="0F033C6B" w14:textId="77777777" w:rsidR="00DE04C8" w:rsidRPr="00634CFA" w:rsidRDefault="00DE04C8" w:rsidP="00994671">
            <w:pPr>
              <w:spacing w:line="360" w:lineRule="auto"/>
              <w:jc w:val="center"/>
              <w:rPr>
                <w:rFonts w:cs="Calibri"/>
                <w:sz w:val="18"/>
                <w:szCs w:val="18"/>
              </w:rPr>
            </w:pPr>
            <w:r>
              <w:rPr>
                <w:rFonts w:cs="Calibri"/>
                <w:sz w:val="18"/>
                <w:szCs w:val="18"/>
              </w:rPr>
              <w:t>OH</w:t>
            </w:r>
          </w:p>
        </w:tc>
        <w:tc>
          <w:tcPr>
            <w:tcW w:w="762" w:type="dxa"/>
          </w:tcPr>
          <w:p w14:paraId="0A319BC2" w14:textId="77777777" w:rsidR="00DE04C8" w:rsidRPr="00634CFA" w:rsidRDefault="00DE04C8" w:rsidP="00994671">
            <w:pPr>
              <w:spacing w:line="360" w:lineRule="auto"/>
              <w:jc w:val="center"/>
              <w:rPr>
                <w:rFonts w:cs="Calibri"/>
                <w:sz w:val="18"/>
                <w:szCs w:val="18"/>
              </w:rPr>
            </w:pPr>
            <w:r>
              <w:rPr>
                <w:rFonts w:cs="Calibri"/>
                <w:sz w:val="18"/>
                <w:szCs w:val="18"/>
              </w:rPr>
              <w:t>Ti</w:t>
            </w:r>
          </w:p>
        </w:tc>
      </w:tr>
      <w:tr w:rsidR="00DE04C8" w14:paraId="7CCAF166" w14:textId="77777777" w:rsidTr="00994671">
        <w:tc>
          <w:tcPr>
            <w:tcW w:w="985" w:type="dxa"/>
          </w:tcPr>
          <w:p w14:paraId="7106716F" w14:textId="77777777" w:rsidR="00DE04C8" w:rsidRPr="00634CFA" w:rsidRDefault="00DE04C8" w:rsidP="00994671">
            <w:pPr>
              <w:spacing w:line="360" w:lineRule="auto"/>
              <w:jc w:val="center"/>
              <w:rPr>
                <w:rFonts w:cs="Calibri"/>
                <w:sz w:val="18"/>
                <w:szCs w:val="18"/>
              </w:rPr>
            </w:pPr>
            <w:r w:rsidRPr="00634CFA">
              <w:rPr>
                <w:rFonts w:cs="Calibri"/>
                <w:sz w:val="18"/>
                <w:szCs w:val="18"/>
              </w:rPr>
              <w:t>E</w:t>
            </w:r>
            <w:r w:rsidRPr="00634CFA">
              <w:rPr>
                <w:rFonts w:cs="Calibri"/>
                <w:sz w:val="18"/>
                <w:szCs w:val="18"/>
                <w:vertAlign w:val="subscript"/>
              </w:rPr>
              <w:t>ads</w:t>
            </w:r>
            <w:r w:rsidRPr="00634CFA">
              <w:rPr>
                <w:rFonts w:cs="Calibri"/>
                <w:sz w:val="18"/>
                <w:szCs w:val="18"/>
              </w:rPr>
              <w:t xml:space="preserve"> (eV)</w:t>
            </w:r>
          </w:p>
        </w:tc>
        <w:tc>
          <w:tcPr>
            <w:tcW w:w="630" w:type="dxa"/>
          </w:tcPr>
          <w:p w14:paraId="1F3A91DB" w14:textId="77777777" w:rsidR="00DE04C8" w:rsidRPr="00634CFA" w:rsidRDefault="00DE04C8" w:rsidP="00994671">
            <w:pPr>
              <w:spacing w:line="360" w:lineRule="auto"/>
              <w:jc w:val="center"/>
              <w:rPr>
                <w:rFonts w:cs="Calibri"/>
                <w:sz w:val="18"/>
                <w:szCs w:val="18"/>
              </w:rPr>
            </w:pPr>
            <w:r w:rsidRPr="00634CFA">
              <w:rPr>
                <w:rFonts w:cs="Calibri"/>
                <w:sz w:val="18"/>
                <w:szCs w:val="18"/>
              </w:rPr>
              <w:t>-0.63</w:t>
            </w:r>
          </w:p>
        </w:tc>
        <w:tc>
          <w:tcPr>
            <w:tcW w:w="668" w:type="dxa"/>
          </w:tcPr>
          <w:p w14:paraId="24FA5301" w14:textId="77777777" w:rsidR="00DE04C8" w:rsidRPr="00634CFA" w:rsidRDefault="00DE04C8" w:rsidP="00994671">
            <w:pPr>
              <w:spacing w:line="360" w:lineRule="auto"/>
              <w:jc w:val="center"/>
              <w:rPr>
                <w:rFonts w:cs="Calibri"/>
                <w:sz w:val="18"/>
                <w:szCs w:val="18"/>
              </w:rPr>
            </w:pPr>
            <w:r>
              <w:rPr>
                <w:rFonts w:cs="Calibri"/>
                <w:sz w:val="18"/>
                <w:szCs w:val="18"/>
              </w:rPr>
              <w:t>-0.34</w:t>
            </w:r>
          </w:p>
        </w:tc>
        <w:tc>
          <w:tcPr>
            <w:tcW w:w="696" w:type="dxa"/>
          </w:tcPr>
          <w:p w14:paraId="324F1C0A" w14:textId="77777777" w:rsidR="00DE04C8" w:rsidRPr="00634CFA" w:rsidRDefault="00DE04C8" w:rsidP="00994671">
            <w:pPr>
              <w:spacing w:line="360" w:lineRule="auto"/>
              <w:jc w:val="center"/>
              <w:rPr>
                <w:rFonts w:cs="Calibri"/>
                <w:sz w:val="18"/>
                <w:szCs w:val="18"/>
              </w:rPr>
            </w:pPr>
            <w:r>
              <w:rPr>
                <w:rFonts w:cs="Calibri"/>
                <w:sz w:val="18"/>
                <w:szCs w:val="18"/>
              </w:rPr>
              <w:t>-0.68</w:t>
            </w:r>
          </w:p>
        </w:tc>
        <w:tc>
          <w:tcPr>
            <w:tcW w:w="762" w:type="dxa"/>
          </w:tcPr>
          <w:p w14:paraId="1FF37AD6" w14:textId="77777777" w:rsidR="00DE04C8" w:rsidRPr="00634CFA" w:rsidRDefault="00DE04C8" w:rsidP="00994671">
            <w:pPr>
              <w:spacing w:line="360" w:lineRule="auto"/>
              <w:jc w:val="center"/>
              <w:rPr>
                <w:rFonts w:cs="Calibri"/>
                <w:sz w:val="18"/>
                <w:szCs w:val="18"/>
              </w:rPr>
            </w:pPr>
            <w:r>
              <w:rPr>
                <w:rFonts w:cs="Calibri"/>
                <w:sz w:val="18"/>
                <w:szCs w:val="18"/>
              </w:rPr>
              <w:t>-0.64</w:t>
            </w:r>
          </w:p>
        </w:tc>
        <w:tc>
          <w:tcPr>
            <w:tcW w:w="762" w:type="dxa"/>
          </w:tcPr>
          <w:p w14:paraId="5ABC16FE" w14:textId="77777777" w:rsidR="00DE04C8" w:rsidRPr="00634CFA" w:rsidRDefault="00DE04C8" w:rsidP="00994671">
            <w:pPr>
              <w:spacing w:line="360" w:lineRule="auto"/>
              <w:jc w:val="center"/>
              <w:rPr>
                <w:rFonts w:cs="Calibri"/>
                <w:sz w:val="18"/>
                <w:szCs w:val="18"/>
              </w:rPr>
            </w:pPr>
            <w:r>
              <w:rPr>
                <w:rFonts w:cs="Calibri"/>
                <w:sz w:val="18"/>
                <w:szCs w:val="18"/>
              </w:rPr>
              <w:t>-0.60</w:t>
            </w:r>
          </w:p>
        </w:tc>
      </w:tr>
      <w:tr w:rsidR="00DE04C8" w14:paraId="541A8A11" w14:textId="77777777" w:rsidTr="00994671">
        <w:tc>
          <w:tcPr>
            <w:tcW w:w="985" w:type="dxa"/>
          </w:tcPr>
          <w:p w14:paraId="109BE22C" w14:textId="77777777" w:rsidR="00DE04C8" w:rsidRPr="00634CFA" w:rsidRDefault="00DE04C8" w:rsidP="00994671">
            <w:pPr>
              <w:spacing w:line="360" w:lineRule="auto"/>
              <w:jc w:val="center"/>
              <w:rPr>
                <w:rFonts w:cs="Calibri"/>
                <w:sz w:val="18"/>
                <w:szCs w:val="18"/>
              </w:rPr>
            </w:pPr>
            <w:r w:rsidRPr="00634CFA">
              <w:rPr>
                <w:rFonts w:cs="Calibri"/>
                <w:sz w:val="18"/>
                <w:szCs w:val="18"/>
              </w:rPr>
              <w:t>d</w:t>
            </w:r>
            <w:r w:rsidRPr="00634CFA">
              <w:rPr>
                <w:rFonts w:cs="Calibri"/>
                <w:sz w:val="18"/>
                <w:szCs w:val="18"/>
                <w:vertAlign w:val="subscript"/>
              </w:rPr>
              <w:t>DAO2-H</w:t>
            </w:r>
            <w:r w:rsidRPr="00634CFA">
              <w:rPr>
                <w:rFonts w:cs="Calibri"/>
                <w:sz w:val="18"/>
                <w:szCs w:val="18"/>
              </w:rPr>
              <w:t xml:space="preserve"> (Å)</w:t>
            </w:r>
          </w:p>
        </w:tc>
        <w:tc>
          <w:tcPr>
            <w:tcW w:w="630" w:type="dxa"/>
          </w:tcPr>
          <w:p w14:paraId="47407F3C" w14:textId="77777777" w:rsidR="00DE04C8" w:rsidRPr="00634CFA" w:rsidRDefault="00DE04C8" w:rsidP="00994671">
            <w:pPr>
              <w:spacing w:line="360" w:lineRule="auto"/>
              <w:jc w:val="center"/>
              <w:rPr>
                <w:rFonts w:cs="Calibri"/>
                <w:sz w:val="18"/>
                <w:szCs w:val="18"/>
              </w:rPr>
            </w:pPr>
            <w:r>
              <w:rPr>
                <w:rFonts w:cs="Calibri"/>
                <w:sz w:val="18"/>
                <w:szCs w:val="18"/>
              </w:rPr>
              <w:t>0.98</w:t>
            </w:r>
          </w:p>
        </w:tc>
        <w:tc>
          <w:tcPr>
            <w:tcW w:w="668" w:type="dxa"/>
          </w:tcPr>
          <w:p w14:paraId="105E050E" w14:textId="77777777" w:rsidR="00DE04C8" w:rsidRPr="00634CFA" w:rsidRDefault="00DE04C8" w:rsidP="00994671">
            <w:pPr>
              <w:spacing w:line="360" w:lineRule="auto"/>
              <w:jc w:val="center"/>
              <w:rPr>
                <w:rFonts w:cs="Calibri"/>
                <w:sz w:val="18"/>
                <w:szCs w:val="18"/>
              </w:rPr>
            </w:pPr>
            <w:r>
              <w:rPr>
                <w:rFonts w:cs="Calibri"/>
                <w:sz w:val="18"/>
                <w:szCs w:val="18"/>
              </w:rPr>
              <w:t>0.97</w:t>
            </w:r>
          </w:p>
        </w:tc>
        <w:tc>
          <w:tcPr>
            <w:tcW w:w="696" w:type="dxa"/>
          </w:tcPr>
          <w:p w14:paraId="01F49EEA" w14:textId="77777777" w:rsidR="00DE04C8" w:rsidRPr="00634CFA" w:rsidRDefault="00DE04C8" w:rsidP="00994671">
            <w:pPr>
              <w:spacing w:line="360" w:lineRule="auto"/>
              <w:jc w:val="center"/>
              <w:rPr>
                <w:rFonts w:cs="Calibri"/>
                <w:sz w:val="18"/>
                <w:szCs w:val="18"/>
              </w:rPr>
            </w:pPr>
            <w:r>
              <w:rPr>
                <w:rFonts w:cs="Calibri"/>
                <w:sz w:val="18"/>
                <w:szCs w:val="18"/>
              </w:rPr>
              <w:t>0.99</w:t>
            </w:r>
          </w:p>
        </w:tc>
        <w:tc>
          <w:tcPr>
            <w:tcW w:w="762" w:type="dxa"/>
          </w:tcPr>
          <w:p w14:paraId="20812CA9" w14:textId="77777777" w:rsidR="00DE04C8" w:rsidRPr="00634CFA" w:rsidRDefault="00DE04C8" w:rsidP="00994671">
            <w:pPr>
              <w:spacing w:line="360" w:lineRule="auto"/>
              <w:jc w:val="center"/>
              <w:rPr>
                <w:rFonts w:cs="Calibri"/>
                <w:sz w:val="18"/>
                <w:szCs w:val="18"/>
              </w:rPr>
            </w:pPr>
            <w:r>
              <w:rPr>
                <w:rFonts w:cs="Calibri"/>
                <w:sz w:val="18"/>
                <w:szCs w:val="18"/>
              </w:rPr>
              <w:t>0.97</w:t>
            </w:r>
          </w:p>
        </w:tc>
        <w:tc>
          <w:tcPr>
            <w:tcW w:w="762" w:type="dxa"/>
          </w:tcPr>
          <w:p w14:paraId="169B04F9" w14:textId="77777777" w:rsidR="00DE04C8" w:rsidRPr="00634CFA" w:rsidRDefault="00DE04C8" w:rsidP="00994671">
            <w:pPr>
              <w:spacing w:line="360" w:lineRule="auto"/>
              <w:jc w:val="center"/>
              <w:rPr>
                <w:rFonts w:cs="Calibri"/>
                <w:sz w:val="18"/>
                <w:szCs w:val="18"/>
              </w:rPr>
            </w:pPr>
            <w:r>
              <w:rPr>
                <w:rFonts w:cs="Calibri"/>
                <w:sz w:val="18"/>
                <w:szCs w:val="18"/>
              </w:rPr>
              <w:t>0.97</w:t>
            </w:r>
          </w:p>
        </w:tc>
      </w:tr>
      <w:tr w:rsidR="00DE04C8" w14:paraId="1E703C68" w14:textId="77777777" w:rsidTr="00994671">
        <w:tc>
          <w:tcPr>
            <w:tcW w:w="985" w:type="dxa"/>
          </w:tcPr>
          <w:p w14:paraId="192F7E34" w14:textId="77777777" w:rsidR="00DE04C8" w:rsidRPr="00634CFA" w:rsidRDefault="00DE04C8" w:rsidP="00994671">
            <w:pPr>
              <w:spacing w:line="360" w:lineRule="auto"/>
              <w:jc w:val="center"/>
              <w:rPr>
                <w:rFonts w:cs="Calibri"/>
                <w:sz w:val="18"/>
                <w:szCs w:val="18"/>
              </w:rPr>
            </w:pPr>
            <w:r w:rsidRPr="00634CFA">
              <w:rPr>
                <w:rFonts w:cs="Calibri"/>
                <w:sz w:val="18"/>
                <w:szCs w:val="18"/>
              </w:rPr>
              <w:t>ΔQ</w:t>
            </w:r>
          </w:p>
        </w:tc>
        <w:tc>
          <w:tcPr>
            <w:tcW w:w="630" w:type="dxa"/>
          </w:tcPr>
          <w:p w14:paraId="4E094411" w14:textId="77777777" w:rsidR="00DE04C8" w:rsidRPr="00634CFA" w:rsidRDefault="00DE04C8" w:rsidP="00994671">
            <w:pPr>
              <w:spacing w:line="360" w:lineRule="auto"/>
              <w:jc w:val="center"/>
              <w:rPr>
                <w:rFonts w:cs="Calibri"/>
                <w:sz w:val="18"/>
                <w:szCs w:val="18"/>
              </w:rPr>
            </w:pPr>
            <w:r>
              <w:rPr>
                <w:rFonts w:cs="Calibri"/>
                <w:sz w:val="18"/>
                <w:szCs w:val="18"/>
              </w:rPr>
              <w:t>0.046</w:t>
            </w:r>
          </w:p>
        </w:tc>
        <w:tc>
          <w:tcPr>
            <w:tcW w:w="668" w:type="dxa"/>
          </w:tcPr>
          <w:p w14:paraId="54851C56" w14:textId="77777777" w:rsidR="00DE04C8" w:rsidRPr="00634CFA" w:rsidRDefault="00DE04C8" w:rsidP="00994671">
            <w:pPr>
              <w:spacing w:line="360" w:lineRule="auto"/>
              <w:jc w:val="center"/>
              <w:rPr>
                <w:rFonts w:cs="Calibri"/>
                <w:sz w:val="18"/>
                <w:szCs w:val="18"/>
              </w:rPr>
            </w:pPr>
            <w:r>
              <w:rPr>
                <w:rFonts w:cs="Calibri"/>
                <w:sz w:val="18"/>
                <w:szCs w:val="18"/>
              </w:rPr>
              <w:t>0.015</w:t>
            </w:r>
          </w:p>
        </w:tc>
        <w:tc>
          <w:tcPr>
            <w:tcW w:w="696" w:type="dxa"/>
          </w:tcPr>
          <w:p w14:paraId="119CF91E" w14:textId="77777777" w:rsidR="00DE04C8" w:rsidRPr="00634CFA" w:rsidRDefault="00DE04C8" w:rsidP="00994671">
            <w:pPr>
              <w:spacing w:line="360" w:lineRule="auto"/>
              <w:jc w:val="center"/>
              <w:rPr>
                <w:rFonts w:cs="Calibri"/>
                <w:sz w:val="18"/>
                <w:szCs w:val="18"/>
              </w:rPr>
            </w:pPr>
            <w:r>
              <w:rPr>
                <w:rFonts w:cs="Calibri"/>
                <w:sz w:val="18"/>
                <w:szCs w:val="18"/>
              </w:rPr>
              <w:t>0.036</w:t>
            </w:r>
          </w:p>
        </w:tc>
        <w:tc>
          <w:tcPr>
            <w:tcW w:w="762" w:type="dxa"/>
          </w:tcPr>
          <w:p w14:paraId="4E0DC0A0" w14:textId="77777777" w:rsidR="00DE04C8" w:rsidRPr="00634CFA" w:rsidRDefault="00DE04C8" w:rsidP="00994671">
            <w:pPr>
              <w:spacing w:line="360" w:lineRule="auto"/>
              <w:jc w:val="center"/>
              <w:rPr>
                <w:rFonts w:cs="Calibri"/>
                <w:sz w:val="18"/>
                <w:szCs w:val="18"/>
              </w:rPr>
            </w:pPr>
            <w:r>
              <w:rPr>
                <w:rFonts w:cs="Calibri"/>
                <w:sz w:val="18"/>
                <w:szCs w:val="18"/>
              </w:rPr>
              <w:t>0.050</w:t>
            </w:r>
          </w:p>
        </w:tc>
        <w:tc>
          <w:tcPr>
            <w:tcW w:w="762" w:type="dxa"/>
          </w:tcPr>
          <w:p w14:paraId="00A393F8" w14:textId="77777777" w:rsidR="00DE04C8" w:rsidRPr="00634CFA" w:rsidRDefault="00DE04C8" w:rsidP="00994671">
            <w:pPr>
              <w:spacing w:line="360" w:lineRule="auto"/>
              <w:jc w:val="center"/>
              <w:rPr>
                <w:rFonts w:cs="Calibri"/>
                <w:sz w:val="18"/>
                <w:szCs w:val="18"/>
              </w:rPr>
            </w:pPr>
            <w:r>
              <w:rPr>
                <w:rFonts w:cs="Calibri"/>
                <w:sz w:val="18"/>
                <w:szCs w:val="18"/>
              </w:rPr>
              <w:t>0.051</w:t>
            </w:r>
          </w:p>
        </w:tc>
      </w:tr>
    </w:tbl>
    <w:p w14:paraId="52CA14CF" w14:textId="77777777" w:rsidR="00DE04C8" w:rsidRDefault="00DE04C8" w:rsidP="00DE04C8">
      <w:pPr>
        <w:spacing w:line="360" w:lineRule="auto"/>
        <w:rPr>
          <w:rFonts w:cs="Calibri"/>
        </w:rPr>
      </w:pPr>
    </w:p>
    <w:tbl>
      <w:tblPr>
        <w:tblStyle w:val="TableGrid"/>
        <w:tblW w:w="4585" w:type="dxa"/>
        <w:tblLook w:val="04A0" w:firstRow="1" w:lastRow="0" w:firstColumn="1" w:lastColumn="0" w:noHBand="0" w:noVBand="1"/>
      </w:tblPr>
      <w:tblGrid>
        <w:gridCol w:w="985"/>
        <w:gridCol w:w="630"/>
        <w:gridCol w:w="720"/>
        <w:gridCol w:w="720"/>
        <w:gridCol w:w="810"/>
        <w:gridCol w:w="720"/>
      </w:tblGrid>
      <w:tr w:rsidR="00DE04C8" w14:paraId="7D8E62F3" w14:textId="77777777" w:rsidTr="00994671">
        <w:tc>
          <w:tcPr>
            <w:tcW w:w="985" w:type="dxa"/>
          </w:tcPr>
          <w:p w14:paraId="2D8D22ED" w14:textId="77777777" w:rsidR="00DE04C8" w:rsidRDefault="00DE04C8" w:rsidP="00994671">
            <w:pPr>
              <w:spacing w:line="360" w:lineRule="auto"/>
              <w:jc w:val="center"/>
              <w:rPr>
                <w:rFonts w:cs="Calibri"/>
                <w:sz w:val="18"/>
                <w:szCs w:val="18"/>
              </w:rPr>
            </w:pPr>
          </w:p>
        </w:tc>
        <w:tc>
          <w:tcPr>
            <w:tcW w:w="3600" w:type="dxa"/>
            <w:gridSpan w:val="5"/>
          </w:tcPr>
          <w:p w14:paraId="1A81B877" w14:textId="77777777" w:rsidR="00DE04C8" w:rsidRDefault="00DE04C8" w:rsidP="00994671">
            <w:pPr>
              <w:spacing w:line="360" w:lineRule="auto"/>
              <w:jc w:val="center"/>
              <w:rPr>
                <w:rFonts w:cs="Calibri"/>
                <w:sz w:val="18"/>
                <w:szCs w:val="18"/>
              </w:rPr>
            </w:pPr>
            <w:r>
              <w:rPr>
                <w:rFonts w:cs="Calibri"/>
                <w:sz w:val="18"/>
                <w:szCs w:val="18"/>
              </w:rPr>
              <w:t>NFM-LDH</w:t>
            </w:r>
          </w:p>
        </w:tc>
      </w:tr>
      <w:tr w:rsidR="00DE04C8" w:rsidRPr="00634CFA" w14:paraId="39CC3AF3" w14:textId="77777777" w:rsidTr="00994671">
        <w:tc>
          <w:tcPr>
            <w:tcW w:w="985" w:type="dxa"/>
          </w:tcPr>
          <w:p w14:paraId="5A770D8B" w14:textId="77777777" w:rsidR="00DE04C8" w:rsidRDefault="00DE04C8" w:rsidP="00994671">
            <w:pPr>
              <w:spacing w:line="360" w:lineRule="auto"/>
              <w:jc w:val="center"/>
              <w:rPr>
                <w:rFonts w:cs="Calibri"/>
                <w:sz w:val="18"/>
                <w:szCs w:val="18"/>
              </w:rPr>
            </w:pPr>
            <w:r>
              <w:rPr>
                <w:rFonts w:cs="Calibri"/>
                <w:sz w:val="18"/>
                <w:szCs w:val="18"/>
              </w:rPr>
              <w:t>Sites</w:t>
            </w:r>
          </w:p>
        </w:tc>
        <w:tc>
          <w:tcPr>
            <w:tcW w:w="630" w:type="dxa"/>
          </w:tcPr>
          <w:p w14:paraId="244F84B6" w14:textId="77777777" w:rsidR="00DE04C8" w:rsidRPr="00634CFA" w:rsidRDefault="00DE04C8" w:rsidP="00994671">
            <w:pPr>
              <w:spacing w:line="360" w:lineRule="auto"/>
              <w:jc w:val="center"/>
              <w:rPr>
                <w:rFonts w:cs="Calibri"/>
                <w:sz w:val="18"/>
                <w:szCs w:val="18"/>
              </w:rPr>
            </w:pPr>
            <w:r>
              <w:rPr>
                <w:rFonts w:cs="Calibri"/>
                <w:sz w:val="18"/>
                <w:szCs w:val="18"/>
              </w:rPr>
              <w:t>Fe</w:t>
            </w:r>
          </w:p>
        </w:tc>
        <w:tc>
          <w:tcPr>
            <w:tcW w:w="720" w:type="dxa"/>
          </w:tcPr>
          <w:p w14:paraId="19A2ED39" w14:textId="77777777" w:rsidR="00DE04C8" w:rsidRPr="00634CFA" w:rsidRDefault="00DE04C8" w:rsidP="00994671">
            <w:pPr>
              <w:spacing w:line="360" w:lineRule="auto"/>
              <w:jc w:val="center"/>
              <w:rPr>
                <w:rFonts w:cs="Calibri"/>
                <w:sz w:val="18"/>
                <w:szCs w:val="18"/>
              </w:rPr>
            </w:pPr>
            <w:r>
              <w:rPr>
                <w:rFonts w:cs="Calibri"/>
                <w:sz w:val="18"/>
                <w:szCs w:val="18"/>
              </w:rPr>
              <w:t>Ni</w:t>
            </w:r>
          </w:p>
        </w:tc>
        <w:tc>
          <w:tcPr>
            <w:tcW w:w="720" w:type="dxa"/>
          </w:tcPr>
          <w:p w14:paraId="1A73528A" w14:textId="77777777" w:rsidR="00DE04C8" w:rsidRPr="00634CFA" w:rsidRDefault="00DE04C8" w:rsidP="00994671">
            <w:pPr>
              <w:spacing w:line="360" w:lineRule="auto"/>
              <w:jc w:val="center"/>
              <w:rPr>
                <w:rFonts w:cs="Calibri"/>
                <w:sz w:val="18"/>
                <w:szCs w:val="18"/>
              </w:rPr>
            </w:pPr>
            <w:r>
              <w:rPr>
                <w:rFonts w:cs="Calibri"/>
                <w:sz w:val="18"/>
                <w:szCs w:val="18"/>
              </w:rPr>
              <w:t>Mn</w:t>
            </w:r>
          </w:p>
        </w:tc>
        <w:tc>
          <w:tcPr>
            <w:tcW w:w="810" w:type="dxa"/>
          </w:tcPr>
          <w:p w14:paraId="55323FC3" w14:textId="77777777" w:rsidR="00DE04C8" w:rsidRPr="00634CFA" w:rsidRDefault="00DE04C8" w:rsidP="00994671">
            <w:pPr>
              <w:spacing w:line="360" w:lineRule="auto"/>
              <w:jc w:val="center"/>
              <w:rPr>
                <w:rFonts w:cs="Calibri"/>
                <w:sz w:val="18"/>
                <w:szCs w:val="18"/>
              </w:rPr>
            </w:pPr>
            <w:r>
              <w:rPr>
                <w:rFonts w:cs="Calibri"/>
                <w:sz w:val="18"/>
                <w:szCs w:val="18"/>
              </w:rPr>
              <w:t>bridge</w:t>
            </w:r>
          </w:p>
        </w:tc>
        <w:tc>
          <w:tcPr>
            <w:tcW w:w="720" w:type="dxa"/>
          </w:tcPr>
          <w:p w14:paraId="03C50E8F" w14:textId="77777777" w:rsidR="00DE04C8" w:rsidRPr="00634CFA" w:rsidRDefault="00DE04C8" w:rsidP="00994671">
            <w:pPr>
              <w:spacing w:line="360" w:lineRule="auto"/>
              <w:jc w:val="center"/>
              <w:rPr>
                <w:rFonts w:cs="Calibri"/>
                <w:sz w:val="18"/>
                <w:szCs w:val="18"/>
              </w:rPr>
            </w:pPr>
            <w:r>
              <w:rPr>
                <w:rFonts w:cs="Calibri"/>
                <w:sz w:val="18"/>
                <w:szCs w:val="18"/>
              </w:rPr>
              <w:t>OH</w:t>
            </w:r>
          </w:p>
        </w:tc>
      </w:tr>
      <w:tr w:rsidR="00DE04C8" w:rsidRPr="00634CFA" w14:paraId="102C1BBD" w14:textId="77777777" w:rsidTr="00994671">
        <w:tc>
          <w:tcPr>
            <w:tcW w:w="985" w:type="dxa"/>
          </w:tcPr>
          <w:p w14:paraId="6AFE3C30" w14:textId="77777777" w:rsidR="00DE04C8" w:rsidRDefault="00DE04C8" w:rsidP="00994671">
            <w:pPr>
              <w:spacing w:line="360" w:lineRule="auto"/>
              <w:jc w:val="center"/>
              <w:rPr>
                <w:rFonts w:cs="Calibri"/>
                <w:sz w:val="18"/>
                <w:szCs w:val="18"/>
              </w:rPr>
            </w:pPr>
            <w:r w:rsidRPr="00634CFA">
              <w:rPr>
                <w:rFonts w:cs="Calibri"/>
                <w:sz w:val="18"/>
                <w:szCs w:val="18"/>
              </w:rPr>
              <w:t>E</w:t>
            </w:r>
            <w:r w:rsidRPr="00634CFA">
              <w:rPr>
                <w:rFonts w:cs="Calibri"/>
                <w:sz w:val="18"/>
                <w:szCs w:val="18"/>
                <w:vertAlign w:val="subscript"/>
              </w:rPr>
              <w:t>ads</w:t>
            </w:r>
            <w:r w:rsidRPr="00634CFA">
              <w:rPr>
                <w:rFonts w:cs="Calibri"/>
                <w:sz w:val="18"/>
                <w:szCs w:val="18"/>
              </w:rPr>
              <w:t xml:space="preserve"> (eV)</w:t>
            </w:r>
          </w:p>
        </w:tc>
        <w:tc>
          <w:tcPr>
            <w:tcW w:w="630" w:type="dxa"/>
          </w:tcPr>
          <w:p w14:paraId="3657FB51" w14:textId="77777777" w:rsidR="00DE04C8" w:rsidRPr="00634CFA" w:rsidRDefault="00DE04C8" w:rsidP="00994671">
            <w:pPr>
              <w:spacing w:line="360" w:lineRule="auto"/>
              <w:jc w:val="center"/>
              <w:rPr>
                <w:rFonts w:cs="Calibri"/>
                <w:sz w:val="18"/>
                <w:szCs w:val="18"/>
              </w:rPr>
            </w:pPr>
            <w:r>
              <w:rPr>
                <w:rFonts w:cs="Calibri"/>
                <w:sz w:val="18"/>
                <w:szCs w:val="18"/>
              </w:rPr>
              <w:t>-0.03</w:t>
            </w:r>
          </w:p>
        </w:tc>
        <w:tc>
          <w:tcPr>
            <w:tcW w:w="720" w:type="dxa"/>
          </w:tcPr>
          <w:p w14:paraId="68513242" w14:textId="77777777" w:rsidR="00DE04C8" w:rsidRPr="00634CFA" w:rsidRDefault="00DE04C8" w:rsidP="00994671">
            <w:pPr>
              <w:spacing w:line="360" w:lineRule="auto"/>
              <w:jc w:val="center"/>
              <w:rPr>
                <w:rFonts w:cs="Calibri"/>
                <w:sz w:val="18"/>
                <w:szCs w:val="18"/>
              </w:rPr>
            </w:pPr>
            <w:r>
              <w:rPr>
                <w:rFonts w:cs="Calibri"/>
                <w:sz w:val="18"/>
                <w:szCs w:val="18"/>
              </w:rPr>
              <w:t>-0.08</w:t>
            </w:r>
          </w:p>
        </w:tc>
        <w:tc>
          <w:tcPr>
            <w:tcW w:w="720" w:type="dxa"/>
          </w:tcPr>
          <w:p w14:paraId="0E01F408" w14:textId="77777777" w:rsidR="00DE04C8" w:rsidRPr="00634CFA" w:rsidRDefault="00DE04C8" w:rsidP="00994671">
            <w:pPr>
              <w:spacing w:line="360" w:lineRule="auto"/>
              <w:jc w:val="center"/>
              <w:rPr>
                <w:rFonts w:cs="Calibri"/>
                <w:sz w:val="18"/>
                <w:szCs w:val="18"/>
              </w:rPr>
            </w:pPr>
            <w:r>
              <w:rPr>
                <w:rFonts w:cs="Calibri"/>
                <w:sz w:val="18"/>
                <w:szCs w:val="18"/>
              </w:rPr>
              <w:t>-1.52</w:t>
            </w:r>
          </w:p>
        </w:tc>
        <w:tc>
          <w:tcPr>
            <w:tcW w:w="810" w:type="dxa"/>
          </w:tcPr>
          <w:p w14:paraId="7BFB9984" w14:textId="77777777" w:rsidR="00DE04C8" w:rsidRPr="00634CFA" w:rsidRDefault="00DE04C8" w:rsidP="00994671">
            <w:pPr>
              <w:spacing w:line="360" w:lineRule="auto"/>
              <w:jc w:val="center"/>
              <w:rPr>
                <w:rFonts w:cs="Calibri"/>
                <w:sz w:val="18"/>
                <w:szCs w:val="18"/>
              </w:rPr>
            </w:pPr>
            <w:r>
              <w:rPr>
                <w:rFonts w:cs="Calibri"/>
                <w:sz w:val="18"/>
                <w:szCs w:val="18"/>
              </w:rPr>
              <w:t>-1.34</w:t>
            </w:r>
          </w:p>
        </w:tc>
        <w:tc>
          <w:tcPr>
            <w:tcW w:w="720" w:type="dxa"/>
          </w:tcPr>
          <w:p w14:paraId="7E3D4925" w14:textId="77777777" w:rsidR="00DE04C8" w:rsidRPr="00634CFA" w:rsidRDefault="00DE04C8" w:rsidP="00994671">
            <w:pPr>
              <w:spacing w:line="360" w:lineRule="auto"/>
              <w:jc w:val="center"/>
              <w:rPr>
                <w:rFonts w:cs="Calibri"/>
                <w:sz w:val="18"/>
                <w:szCs w:val="18"/>
              </w:rPr>
            </w:pPr>
            <w:r>
              <w:rPr>
                <w:rFonts w:cs="Calibri"/>
                <w:sz w:val="18"/>
                <w:szCs w:val="18"/>
              </w:rPr>
              <w:t>-1.05</w:t>
            </w:r>
          </w:p>
        </w:tc>
      </w:tr>
      <w:tr w:rsidR="00DE04C8" w:rsidRPr="00634CFA" w14:paraId="69A17EEA" w14:textId="77777777" w:rsidTr="00994671">
        <w:tc>
          <w:tcPr>
            <w:tcW w:w="985" w:type="dxa"/>
          </w:tcPr>
          <w:p w14:paraId="0730C88D" w14:textId="77777777" w:rsidR="00DE04C8" w:rsidRDefault="00DE04C8" w:rsidP="00994671">
            <w:pPr>
              <w:spacing w:line="360" w:lineRule="auto"/>
              <w:jc w:val="center"/>
              <w:rPr>
                <w:rFonts w:cs="Calibri"/>
                <w:sz w:val="18"/>
                <w:szCs w:val="18"/>
              </w:rPr>
            </w:pPr>
            <w:r w:rsidRPr="00634CFA">
              <w:rPr>
                <w:rFonts w:cs="Calibri"/>
                <w:sz w:val="18"/>
                <w:szCs w:val="18"/>
              </w:rPr>
              <w:t>d</w:t>
            </w:r>
            <w:r w:rsidRPr="00634CFA">
              <w:rPr>
                <w:rFonts w:cs="Calibri"/>
                <w:sz w:val="18"/>
                <w:szCs w:val="18"/>
                <w:vertAlign w:val="subscript"/>
              </w:rPr>
              <w:t>DAO2-H</w:t>
            </w:r>
            <w:r w:rsidRPr="00634CFA">
              <w:rPr>
                <w:rFonts w:cs="Calibri"/>
                <w:sz w:val="18"/>
                <w:szCs w:val="18"/>
              </w:rPr>
              <w:t xml:space="preserve"> (Å)</w:t>
            </w:r>
          </w:p>
        </w:tc>
        <w:tc>
          <w:tcPr>
            <w:tcW w:w="630" w:type="dxa"/>
          </w:tcPr>
          <w:p w14:paraId="758A871C" w14:textId="77777777" w:rsidR="00DE04C8" w:rsidRPr="00634CFA" w:rsidRDefault="00DE04C8" w:rsidP="00994671">
            <w:pPr>
              <w:spacing w:line="360" w:lineRule="auto"/>
              <w:jc w:val="center"/>
              <w:rPr>
                <w:rFonts w:cs="Calibri"/>
                <w:sz w:val="18"/>
                <w:szCs w:val="18"/>
              </w:rPr>
            </w:pPr>
            <w:r>
              <w:rPr>
                <w:rFonts w:cs="Calibri"/>
                <w:sz w:val="18"/>
                <w:szCs w:val="18"/>
              </w:rPr>
              <w:t>0.97</w:t>
            </w:r>
          </w:p>
        </w:tc>
        <w:tc>
          <w:tcPr>
            <w:tcW w:w="720" w:type="dxa"/>
          </w:tcPr>
          <w:p w14:paraId="5E6E3EB9" w14:textId="77777777" w:rsidR="00DE04C8" w:rsidRPr="00634CFA" w:rsidRDefault="00DE04C8" w:rsidP="00994671">
            <w:pPr>
              <w:spacing w:line="360" w:lineRule="auto"/>
              <w:jc w:val="center"/>
              <w:rPr>
                <w:rFonts w:cs="Calibri"/>
                <w:sz w:val="18"/>
                <w:szCs w:val="18"/>
              </w:rPr>
            </w:pPr>
            <w:r>
              <w:rPr>
                <w:rFonts w:cs="Calibri"/>
                <w:sz w:val="18"/>
                <w:szCs w:val="18"/>
              </w:rPr>
              <w:t>0.97</w:t>
            </w:r>
          </w:p>
        </w:tc>
        <w:tc>
          <w:tcPr>
            <w:tcW w:w="720" w:type="dxa"/>
          </w:tcPr>
          <w:p w14:paraId="46691B4B" w14:textId="77777777" w:rsidR="00DE04C8" w:rsidRPr="00634CFA" w:rsidRDefault="00DE04C8" w:rsidP="00994671">
            <w:pPr>
              <w:spacing w:line="360" w:lineRule="auto"/>
              <w:jc w:val="center"/>
              <w:rPr>
                <w:rFonts w:cs="Calibri"/>
                <w:sz w:val="18"/>
                <w:szCs w:val="18"/>
              </w:rPr>
            </w:pPr>
            <w:r>
              <w:rPr>
                <w:rFonts w:cs="Calibri"/>
                <w:sz w:val="18"/>
                <w:szCs w:val="18"/>
              </w:rPr>
              <w:t>1.33</w:t>
            </w:r>
          </w:p>
        </w:tc>
        <w:tc>
          <w:tcPr>
            <w:tcW w:w="810" w:type="dxa"/>
          </w:tcPr>
          <w:p w14:paraId="4948EF27" w14:textId="77777777" w:rsidR="00DE04C8" w:rsidRPr="00634CFA" w:rsidRDefault="00DE04C8" w:rsidP="00994671">
            <w:pPr>
              <w:spacing w:line="360" w:lineRule="auto"/>
              <w:jc w:val="center"/>
              <w:rPr>
                <w:rFonts w:cs="Calibri"/>
                <w:sz w:val="18"/>
                <w:szCs w:val="18"/>
              </w:rPr>
            </w:pPr>
            <w:r>
              <w:rPr>
                <w:rFonts w:cs="Calibri"/>
                <w:sz w:val="18"/>
                <w:szCs w:val="18"/>
              </w:rPr>
              <w:t>1.51</w:t>
            </w:r>
          </w:p>
        </w:tc>
        <w:tc>
          <w:tcPr>
            <w:tcW w:w="720" w:type="dxa"/>
          </w:tcPr>
          <w:p w14:paraId="0E0B7C05" w14:textId="77777777" w:rsidR="00DE04C8" w:rsidRPr="00634CFA" w:rsidRDefault="00DE04C8" w:rsidP="00994671">
            <w:pPr>
              <w:spacing w:line="360" w:lineRule="auto"/>
              <w:jc w:val="center"/>
              <w:rPr>
                <w:rFonts w:cs="Calibri"/>
                <w:sz w:val="18"/>
                <w:szCs w:val="18"/>
              </w:rPr>
            </w:pPr>
            <w:r>
              <w:rPr>
                <w:rFonts w:cs="Calibri"/>
                <w:sz w:val="18"/>
                <w:szCs w:val="18"/>
              </w:rPr>
              <w:t>0.97</w:t>
            </w:r>
          </w:p>
        </w:tc>
      </w:tr>
      <w:tr w:rsidR="00DE04C8" w:rsidRPr="00634CFA" w14:paraId="683636B9" w14:textId="77777777" w:rsidTr="00994671">
        <w:tc>
          <w:tcPr>
            <w:tcW w:w="985" w:type="dxa"/>
          </w:tcPr>
          <w:p w14:paraId="738ED290" w14:textId="77777777" w:rsidR="00DE04C8" w:rsidRPr="00634CFA" w:rsidRDefault="00DE04C8" w:rsidP="00994671">
            <w:pPr>
              <w:spacing w:line="360" w:lineRule="auto"/>
              <w:jc w:val="center"/>
              <w:rPr>
                <w:rFonts w:cs="Calibri"/>
                <w:sz w:val="18"/>
                <w:szCs w:val="18"/>
              </w:rPr>
            </w:pPr>
            <w:r w:rsidRPr="00634CFA">
              <w:rPr>
                <w:rFonts w:cs="Calibri"/>
                <w:sz w:val="18"/>
                <w:szCs w:val="18"/>
              </w:rPr>
              <w:t>ΔQ</w:t>
            </w:r>
          </w:p>
        </w:tc>
        <w:tc>
          <w:tcPr>
            <w:tcW w:w="630" w:type="dxa"/>
          </w:tcPr>
          <w:p w14:paraId="4930CC4F" w14:textId="77777777" w:rsidR="00DE04C8" w:rsidRPr="00634CFA" w:rsidRDefault="00DE04C8" w:rsidP="00994671">
            <w:pPr>
              <w:spacing w:line="360" w:lineRule="auto"/>
              <w:jc w:val="center"/>
              <w:rPr>
                <w:rFonts w:cs="Calibri"/>
                <w:sz w:val="18"/>
                <w:szCs w:val="18"/>
              </w:rPr>
            </w:pPr>
          </w:p>
        </w:tc>
        <w:tc>
          <w:tcPr>
            <w:tcW w:w="720" w:type="dxa"/>
          </w:tcPr>
          <w:p w14:paraId="701ABF0C" w14:textId="77777777" w:rsidR="00DE04C8" w:rsidRPr="00634CFA" w:rsidRDefault="00DE04C8" w:rsidP="00994671">
            <w:pPr>
              <w:spacing w:line="360" w:lineRule="auto"/>
              <w:jc w:val="center"/>
              <w:rPr>
                <w:rFonts w:cs="Calibri"/>
                <w:sz w:val="18"/>
                <w:szCs w:val="18"/>
              </w:rPr>
            </w:pPr>
          </w:p>
        </w:tc>
        <w:tc>
          <w:tcPr>
            <w:tcW w:w="720" w:type="dxa"/>
          </w:tcPr>
          <w:p w14:paraId="4D203315" w14:textId="77777777" w:rsidR="00DE04C8" w:rsidRPr="00634CFA" w:rsidRDefault="00DE04C8" w:rsidP="00994671">
            <w:pPr>
              <w:spacing w:line="360" w:lineRule="auto"/>
              <w:jc w:val="center"/>
              <w:rPr>
                <w:rFonts w:cs="Calibri"/>
                <w:sz w:val="18"/>
                <w:szCs w:val="18"/>
              </w:rPr>
            </w:pPr>
            <w:r>
              <w:rPr>
                <w:rFonts w:cs="Calibri"/>
                <w:sz w:val="18"/>
                <w:szCs w:val="18"/>
              </w:rPr>
              <w:t>-0.786</w:t>
            </w:r>
          </w:p>
        </w:tc>
        <w:tc>
          <w:tcPr>
            <w:tcW w:w="810" w:type="dxa"/>
          </w:tcPr>
          <w:p w14:paraId="6754930E" w14:textId="77777777" w:rsidR="00DE04C8" w:rsidRPr="00634CFA" w:rsidRDefault="00DE04C8" w:rsidP="00994671">
            <w:pPr>
              <w:spacing w:line="360" w:lineRule="auto"/>
              <w:jc w:val="center"/>
              <w:rPr>
                <w:rFonts w:cs="Calibri"/>
                <w:sz w:val="18"/>
                <w:szCs w:val="18"/>
              </w:rPr>
            </w:pPr>
            <w:r>
              <w:rPr>
                <w:rFonts w:cs="Calibri"/>
                <w:sz w:val="18"/>
                <w:szCs w:val="18"/>
              </w:rPr>
              <w:t>-0.807</w:t>
            </w:r>
          </w:p>
        </w:tc>
        <w:tc>
          <w:tcPr>
            <w:tcW w:w="720" w:type="dxa"/>
          </w:tcPr>
          <w:p w14:paraId="329A658A" w14:textId="77777777" w:rsidR="00DE04C8" w:rsidRPr="00634CFA" w:rsidRDefault="00DE04C8" w:rsidP="00994671">
            <w:pPr>
              <w:spacing w:line="360" w:lineRule="auto"/>
              <w:jc w:val="center"/>
              <w:rPr>
                <w:rFonts w:cs="Calibri"/>
                <w:sz w:val="18"/>
                <w:szCs w:val="18"/>
              </w:rPr>
            </w:pPr>
            <w:r>
              <w:rPr>
                <w:rFonts w:cs="Calibri"/>
                <w:sz w:val="18"/>
                <w:szCs w:val="18"/>
              </w:rPr>
              <w:t>-0.014</w:t>
            </w:r>
          </w:p>
        </w:tc>
      </w:tr>
      <w:tr w:rsidR="00DE04C8" w:rsidRPr="00634CFA" w14:paraId="28259B64" w14:textId="77777777" w:rsidTr="00994671">
        <w:tc>
          <w:tcPr>
            <w:tcW w:w="985" w:type="dxa"/>
          </w:tcPr>
          <w:p w14:paraId="02DE3E03" w14:textId="77777777" w:rsidR="00DE04C8" w:rsidRPr="007954FC" w:rsidRDefault="00DE04C8" w:rsidP="00994671">
            <w:pPr>
              <w:spacing w:line="360" w:lineRule="auto"/>
              <w:jc w:val="center"/>
              <w:rPr>
                <w:rFonts w:cs="Calibri"/>
                <w:sz w:val="18"/>
                <w:szCs w:val="18"/>
              </w:rPr>
            </w:pPr>
            <w:r>
              <w:rPr>
                <w:rFonts w:cs="Calibri"/>
                <w:sz w:val="18"/>
                <w:szCs w:val="18"/>
              </w:rPr>
              <w:t>d</w:t>
            </w:r>
            <w:r w:rsidRPr="000C54B2">
              <w:rPr>
                <w:rFonts w:cs="Calibri"/>
                <w:sz w:val="18"/>
                <w:szCs w:val="18"/>
                <w:vertAlign w:val="subscript"/>
              </w:rPr>
              <w:t>Mn-O</w:t>
            </w:r>
            <w:r>
              <w:rPr>
                <w:rFonts w:cs="Calibri"/>
                <w:sz w:val="18"/>
                <w:szCs w:val="18"/>
              </w:rPr>
              <w:t xml:space="preserve"> </w:t>
            </w:r>
            <w:r w:rsidRPr="00634CFA">
              <w:rPr>
                <w:rFonts w:cs="Calibri"/>
                <w:sz w:val="18"/>
                <w:szCs w:val="18"/>
              </w:rPr>
              <w:t>(Å)</w:t>
            </w:r>
          </w:p>
        </w:tc>
        <w:tc>
          <w:tcPr>
            <w:tcW w:w="630" w:type="dxa"/>
          </w:tcPr>
          <w:p w14:paraId="22FDB4A9" w14:textId="77777777" w:rsidR="00DE04C8" w:rsidRPr="00634CFA" w:rsidRDefault="00DE04C8" w:rsidP="00994671">
            <w:pPr>
              <w:spacing w:line="360" w:lineRule="auto"/>
              <w:jc w:val="center"/>
              <w:rPr>
                <w:rFonts w:cs="Calibri"/>
                <w:sz w:val="18"/>
                <w:szCs w:val="18"/>
              </w:rPr>
            </w:pPr>
          </w:p>
        </w:tc>
        <w:tc>
          <w:tcPr>
            <w:tcW w:w="720" w:type="dxa"/>
          </w:tcPr>
          <w:p w14:paraId="7A087A61" w14:textId="77777777" w:rsidR="00DE04C8" w:rsidRPr="00634CFA" w:rsidRDefault="00DE04C8" w:rsidP="00994671">
            <w:pPr>
              <w:spacing w:line="360" w:lineRule="auto"/>
              <w:jc w:val="center"/>
              <w:rPr>
                <w:rFonts w:cs="Calibri"/>
                <w:sz w:val="18"/>
                <w:szCs w:val="18"/>
              </w:rPr>
            </w:pPr>
            <w:r>
              <w:rPr>
                <w:rFonts w:cs="Calibri"/>
                <w:sz w:val="18"/>
                <w:szCs w:val="18"/>
              </w:rPr>
              <w:t>2.16</w:t>
            </w:r>
          </w:p>
        </w:tc>
        <w:tc>
          <w:tcPr>
            <w:tcW w:w="720" w:type="dxa"/>
          </w:tcPr>
          <w:p w14:paraId="324BDAEB" w14:textId="77777777" w:rsidR="00DE04C8" w:rsidRPr="00634CFA" w:rsidRDefault="00DE04C8" w:rsidP="00994671">
            <w:pPr>
              <w:spacing w:line="360" w:lineRule="auto"/>
              <w:jc w:val="center"/>
              <w:rPr>
                <w:rFonts w:cs="Calibri"/>
                <w:sz w:val="18"/>
                <w:szCs w:val="18"/>
              </w:rPr>
            </w:pPr>
            <w:r>
              <w:rPr>
                <w:rFonts w:cs="Calibri"/>
                <w:sz w:val="18"/>
                <w:szCs w:val="18"/>
              </w:rPr>
              <w:t>2.30</w:t>
            </w:r>
          </w:p>
        </w:tc>
        <w:tc>
          <w:tcPr>
            <w:tcW w:w="810" w:type="dxa"/>
          </w:tcPr>
          <w:p w14:paraId="231A30A1" w14:textId="77777777" w:rsidR="00DE04C8" w:rsidRPr="00634CFA" w:rsidRDefault="00DE04C8" w:rsidP="00994671">
            <w:pPr>
              <w:spacing w:line="360" w:lineRule="auto"/>
              <w:jc w:val="center"/>
              <w:rPr>
                <w:rFonts w:cs="Calibri"/>
                <w:sz w:val="18"/>
                <w:szCs w:val="18"/>
              </w:rPr>
            </w:pPr>
            <w:r>
              <w:rPr>
                <w:rFonts w:cs="Calibri"/>
                <w:sz w:val="18"/>
                <w:szCs w:val="18"/>
              </w:rPr>
              <w:t>2.20</w:t>
            </w:r>
          </w:p>
        </w:tc>
        <w:tc>
          <w:tcPr>
            <w:tcW w:w="720" w:type="dxa"/>
          </w:tcPr>
          <w:p w14:paraId="3EC8605D" w14:textId="77777777" w:rsidR="00DE04C8" w:rsidRPr="00634CFA" w:rsidRDefault="00DE04C8" w:rsidP="00994671">
            <w:pPr>
              <w:spacing w:line="360" w:lineRule="auto"/>
              <w:jc w:val="center"/>
              <w:rPr>
                <w:rFonts w:cs="Calibri"/>
                <w:sz w:val="18"/>
                <w:szCs w:val="18"/>
              </w:rPr>
            </w:pPr>
            <w:r>
              <w:rPr>
                <w:rFonts w:cs="Calibri"/>
                <w:sz w:val="18"/>
                <w:szCs w:val="18"/>
              </w:rPr>
              <w:t>2.16</w:t>
            </w:r>
          </w:p>
        </w:tc>
      </w:tr>
      <w:tr w:rsidR="00DE04C8" w:rsidRPr="00634CFA" w14:paraId="0555C08D" w14:textId="77777777" w:rsidTr="00994671">
        <w:tc>
          <w:tcPr>
            <w:tcW w:w="985" w:type="dxa"/>
          </w:tcPr>
          <w:p w14:paraId="45C7095E" w14:textId="77777777" w:rsidR="00DE04C8" w:rsidRPr="007954FC" w:rsidRDefault="00DE04C8" w:rsidP="00994671">
            <w:pPr>
              <w:spacing w:line="360" w:lineRule="auto"/>
              <w:jc w:val="center"/>
              <w:rPr>
                <w:rFonts w:cs="Calibri"/>
                <w:sz w:val="18"/>
                <w:szCs w:val="18"/>
              </w:rPr>
            </w:pPr>
            <w:r>
              <w:rPr>
                <w:rFonts w:cs="Calibri"/>
                <w:sz w:val="18"/>
                <w:szCs w:val="18"/>
              </w:rPr>
              <w:t>d</w:t>
            </w:r>
            <w:r w:rsidRPr="000C54B2">
              <w:rPr>
                <w:rFonts w:cs="Calibri"/>
                <w:sz w:val="18"/>
                <w:szCs w:val="18"/>
                <w:vertAlign w:val="subscript"/>
              </w:rPr>
              <w:t>Fe-O</w:t>
            </w:r>
            <w:r>
              <w:rPr>
                <w:rFonts w:cs="Calibri"/>
                <w:sz w:val="18"/>
                <w:szCs w:val="18"/>
                <w:vertAlign w:val="subscript"/>
              </w:rPr>
              <w:t xml:space="preserve"> </w:t>
            </w:r>
            <w:r w:rsidRPr="00634CFA">
              <w:rPr>
                <w:rFonts w:cs="Calibri"/>
                <w:sz w:val="18"/>
                <w:szCs w:val="18"/>
              </w:rPr>
              <w:t>(Å)</w:t>
            </w:r>
          </w:p>
        </w:tc>
        <w:tc>
          <w:tcPr>
            <w:tcW w:w="630" w:type="dxa"/>
          </w:tcPr>
          <w:p w14:paraId="7FBF4445" w14:textId="77777777" w:rsidR="00DE04C8" w:rsidRPr="00634CFA" w:rsidRDefault="00DE04C8" w:rsidP="00994671">
            <w:pPr>
              <w:spacing w:line="360" w:lineRule="auto"/>
              <w:jc w:val="center"/>
              <w:rPr>
                <w:rFonts w:cs="Calibri"/>
                <w:sz w:val="18"/>
                <w:szCs w:val="18"/>
              </w:rPr>
            </w:pPr>
          </w:p>
        </w:tc>
        <w:tc>
          <w:tcPr>
            <w:tcW w:w="720" w:type="dxa"/>
          </w:tcPr>
          <w:p w14:paraId="67AB0533" w14:textId="77777777" w:rsidR="00DE04C8" w:rsidRPr="00634CFA" w:rsidRDefault="00DE04C8" w:rsidP="00994671">
            <w:pPr>
              <w:spacing w:line="360" w:lineRule="auto"/>
              <w:jc w:val="center"/>
              <w:rPr>
                <w:rFonts w:cs="Calibri"/>
                <w:sz w:val="18"/>
                <w:szCs w:val="18"/>
              </w:rPr>
            </w:pPr>
            <w:r>
              <w:rPr>
                <w:rFonts w:cs="Calibri"/>
                <w:sz w:val="18"/>
                <w:szCs w:val="18"/>
              </w:rPr>
              <w:t>2.12</w:t>
            </w:r>
          </w:p>
        </w:tc>
        <w:tc>
          <w:tcPr>
            <w:tcW w:w="720" w:type="dxa"/>
          </w:tcPr>
          <w:p w14:paraId="26F3525E" w14:textId="77777777" w:rsidR="00DE04C8" w:rsidRPr="00634CFA" w:rsidRDefault="00DE04C8" w:rsidP="00994671">
            <w:pPr>
              <w:spacing w:line="360" w:lineRule="auto"/>
              <w:jc w:val="center"/>
              <w:rPr>
                <w:rFonts w:cs="Calibri"/>
                <w:sz w:val="18"/>
                <w:szCs w:val="18"/>
              </w:rPr>
            </w:pPr>
            <w:r>
              <w:rPr>
                <w:rFonts w:cs="Calibri"/>
                <w:sz w:val="18"/>
                <w:szCs w:val="18"/>
              </w:rPr>
              <w:t>__</w:t>
            </w:r>
          </w:p>
        </w:tc>
        <w:tc>
          <w:tcPr>
            <w:tcW w:w="810" w:type="dxa"/>
          </w:tcPr>
          <w:p w14:paraId="5FAB95A5" w14:textId="77777777" w:rsidR="00DE04C8" w:rsidRPr="00634CFA" w:rsidRDefault="00DE04C8" w:rsidP="00994671">
            <w:pPr>
              <w:spacing w:line="360" w:lineRule="auto"/>
              <w:jc w:val="center"/>
              <w:rPr>
                <w:rFonts w:cs="Calibri"/>
                <w:sz w:val="18"/>
                <w:szCs w:val="18"/>
              </w:rPr>
            </w:pPr>
            <w:r>
              <w:rPr>
                <w:rFonts w:cs="Calibri"/>
                <w:sz w:val="18"/>
                <w:szCs w:val="18"/>
              </w:rPr>
              <w:t>3.38</w:t>
            </w:r>
          </w:p>
        </w:tc>
        <w:tc>
          <w:tcPr>
            <w:tcW w:w="720" w:type="dxa"/>
          </w:tcPr>
          <w:p w14:paraId="5498CF4E" w14:textId="77777777" w:rsidR="00DE04C8" w:rsidRPr="00634CFA" w:rsidRDefault="00DE04C8" w:rsidP="00994671">
            <w:pPr>
              <w:spacing w:line="360" w:lineRule="auto"/>
              <w:jc w:val="center"/>
              <w:rPr>
                <w:rFonts w:cs="Calibri"/>
                <w:sz w:val="18"/>
                <w:szCs w:val="18"/>
              </w:rPr>
            </w:pPr>
            <w:r>
              <w:rPr>
                <w:rFonts w:cs="Calibri"/>
                <w:sz w:val="18"/>
                <w:szCs w:val="18"/>
              </w:rPr>
              <w:t>2.09</w:t>
            </w:r>
          </w:p>
        </w:tc>
      </w:tr>
      <w:tr w:rsidR="00DE04C8" w:rsidRPr="00634CFA" w14:paraId="3C9AFAA4" w14:textId="77777777" w:rsidTr="00994671">
        <w:tc>
          <w:tcPr>
            <w:tcW w:w="985" w:type="dxa"/>
          </w:tcPr>
          <w:p w14:paraId="45C89333" w14:textId="77777777" w:rsidR="00DE04C8" w:rsidRPr="007954FC" w:rsidRDefault="00DE04C8" w:rsidP="00994671">
            <w:pPr>
              <w:spacing w:line="360" w:lineRule="auto"/>
              <w:jc w:val="center"/>
              <w:rPr>
                <w:rFonts w:cs="Calibri"/>
                <w:sz w:val="18"/>
                <w:szCs w:val="18"/>
              </w:rPr>
            </w:pPr>
            <w:r>
              <w:rPr>
                <w:rFonts w:cs="Calibri"/>
                <w:sz w:val="18"/>
                <w:szCs w:val="18"/>
              </w:rPr>
              <w:t>d</w:t>
            </w:r>
            <w:r w:rsidRPr="000C54B2">
              <w:rPr>
                <w:rFonts w:cs="Calibri"/>
                <w:sz w:val="18"/>
                <w:szCs w:val="18"/>
                <w:vertAlign w:val="subscript"/>
              </w:rPr>
              <w:t>Ni-O</w:t>
            </w:r>
            <w:r>
              <w:rPr>
                <w:rFonts w:cs="Calibri"/>
                <w:sz w:val="18"/>
                <w:szCs w:val="18"/>
                <w:vertAlign w:val="subscript"/>
              </w:rPr>
              <w:t xml:space="preserve"> </w:t>
            </w:r>
            <w:r w:rsidRPr="00634CFA">
              <w:rPr>
                <w:rFonts w:cs="Calibri"/>
                <w:sz w:val="18"/>
                <w:szCs w:val="18"/>
              </w:rPr>
              <w:t>(Å)</w:t>
            </w:r>
          </w:p>
        </w:tc>
        <w:tc>
          <w:tcPr>
            <w:tcW w:w="630" w:type="dxa"/>
          </w:tcPr>
          <w:p w14:paraId="3AC3EB49" w14:textId="77777777" w:rsidR="00DE04C8" w:rsidRPr="00634CFA" w:rsidRDefault="00DE04C8" w:rsidP="00994671">
            <w:pPr>
              <w:spacing w:line="360" w:lineRule="auto"/>
              <w:jc w:val="center"/>
              <w:rPr>
                <w:rFonts w:cs="Calibri"/>
                <w:sz w:val="18"/>
                <w:szCs w:val="18"/>
              </w:rPr>
            </w:pPr>
          </w:p>
        </w:tc>
        <w:tc>
          <w:tcPr>
            <w:tcW w:w="720" w:type="dxa"/>
          </w:tcPr>
          <w:p w14:paraId="09262E9B" w14:textId="77777777" w:rsidR="00DE04C8" w:rsidRPr="00634CFA" w:rsidRDefault="00DE04C8" w:rsidP="00994671">
            <w:pPr>
              <w:spacing w:line="360" w:lineRule="auto"/>
              <w:jc w:val="center"/>
              <w:rPr>
                <w:rFonts w:cs="Calibri"/>
                <w:sz w:val="18"/>
                <w:szCs w:val="18"/>
              </w:rPr>
            </w:pPr>
            <w:r>
              <w:rPr>
                <w:rFonts w:cs="Calibri"/>
                <w:sz w:val="18"/>
                <w:szCs w:val="18"/>
              </w:rPr>
              <w:t>2.08</w:t>
            </w:r>
          </w:p>
        </w:tc>
        <w:tc>
          <w:tcPr>
            <w:tcW w:w="720" w:type="dxa"/>
          </w:tcPr>
          <w:p w14:paraId="18D6B70B" w14:textId="77777777" w:rsidR="00DE04C8" w:rsidRPr="00634CFA" w:rsidRDefault="00DE04C8" w:rsidP="00994671">
            <w:pPr>
              <w:spacing w:line="360" w:lineRule="auto"/>
              <w:jc w:val="center"/>
              <w:rPr>
                <w:rFonts w:cs="Calibri"/>
                <w:sz w:val="18"/>
                <w:szCs w:val="18"/>
              </w:rPr>
            </w:pPr>
            <w:r>
              <w:rPr>
                <w:rFonts w:cs="Calibri"/>
                <w:sz w:val="18"/>
                <w:szCs w:val="18"/>
              </w:rPr>
              <w:t>2.16</w:t>
            </w:r>
          </w:p>
        </w:tc>
        <w:tc>
          <w:tcPr>
            <w:tcW w:w="810" w:type="dxa"/>
          </w:tcPr>
          <w:p w14:paraId="0038E675" w14:textId="77777777" w:rsidR="00DE04C8" w:rsidRPr="00634CFA" w:rsidRDefault="00DE04C8" w:rsidP="00994671">
            <w:pPr>
              <w:spacing w:line="360" w:lineRule="auto"/>
              <w:jc w:val="center"/>
              <w:rPr>
                <w:rFonts w:cs="Calibri"/>
                <w:sz w:val="18"/>
                <w:szCs w:val="18"/>
              </w:rPr>
            </w:pPr>
            <w:r>
              <w:rPr>
                <w:rFonts w:cs="Calibri"/>
                <w:sz w:val="18"/>
                <w:szCs w:val="18"/>
              </w:rPr>
              <w:t>1.94</w:t>
            </w:r>
          </w:p>
        </w:tc>
        <w:tc>
          <w:tcPr>
            <w:tcW w:w="720" w:type="dxa"/>
          </w:tcPr>
          <w:p w14:paraId="21EDD898" w14:textId="77777777" w:rsidR="00DE04C8" w:rsidRPr="00634CFA" w:rsidRDefault="00DE04C8" w:rsidP="00994671">
            <w:pPr>
              <w:spacing w:line="360" w:lineRule="auto"/>
              <w:jc w:val="center"/>
              <w:rPr>
                <w:rFonts w:cs="Calibri"/>
                <w:sz w:val="18"/>
                <w:szCs w:val="18"/>
              </w:rPr>
            </w:pPr>
            <w:r>
              <w:rPr>
                <w:rFonts w:cs="Calibri"/>
                <w:sz w:val="18"/>
                <w:szCs w:val="18"/>
              </w:rPr>
              <w:t>2.06</w:t>
            </w:r>
          </w:p>
        </w:tc>
      </w:tr>
    </w:tbl>
    <w:p w14:paraId="37327524" w14:textId="77777777" w:rsidR="003D64D3" w:rsidRDefault="003D64D3" w:rsidP="00587E17">
      <w:pPr>
        <w:spacing w:line="360" w:lineRule="auto"/>
        <w:rPr>
          <w:rFonts w:cs="Calibri"/>
        </w:rPr>
        <w:sectPr w:rsidR="003D64D3" w:rsidSect="00587E17">
          <w:type w:val="continuous"/>
          <w:pgSz w:w="11906" w:h="16838" w:code="9"/>
          <w:pgMar w:top="1440" w:right="1080" w:bottom="1440" w:left="1080" w:header="720" w:footer="720" w:gutter="0"/>
          <w:cols w:num="2" w:space="720"/>
          <w:docGrid w:linePitch="360"/>
        </w:sectPr>
      </w:pPr>
    </w:p>
    <w:p w14:paraId="281BEC30" w14:textId="6738943E" w:rsidR="00DE04C8" w:rsidRDefault="00DE04C8" w:rsidP="00587E17">
      <w:pPr>
        <w:spacing w:line="360" w:lineRule="auto"/>
        <w:rPr>
          <w:rFonts w:cs="Calibri"/>
        </w:rPr>
      </w:pPr>
      <w:r w:rsidRPr="003D64D3">
        <w:rPr>
          <w:rFonts w:cs="Calibri"/>
          <w:b/>
          <w:bCs/>
        </w:rPr>
        <w:t>Table 1.</w:t>
      </w:r>
      <w:r>
        <w:rPr>
          <w:rFonts w:cs="Calibri"/>
        </w:rPr>
        <w:t xml:space="preserve">  </w:t>
      </w:r>
      <w:r w:rsidR="003D64D3" w:rsidRPr="003D64D3">
        <w:rPr>
          <w:rFonts w:cs="Calibri"/>
        </w:rPr>
        <w:t>DFT</w:t>
      </w:r>
      <w:r w:rsidR="003D64D3">
        <w:rPr>
          <w:rFonts w:cs="Calibri"/>
        </w:rPr>
        <w:t xml:space="preserve"> </w:t>
      </w:r>
      <w:r w:rsidR="003D64D3" w:rsidRPr="003D64D3">
        <w:rPr>
          <w:rFonts w:cs="Calibri"/>
        </w:rPr>
        <w:t xml:space="preserve">calculated dopamine adsorption parameters on representative </w:t>
      </w:r>
      <w:r w:rsidR="003D64D3">
        <w:rPr>
          <w:rFonts w:cs="Calibri"/>
        </w:rPr>
        <w:t>MX and NFM</w:t>
      </w:r>
      <w:r w:rsidR="003D64D3" w:rsidRPr="003D64D3">
        <w:rPr>
          <w:rFonts w:cs="Calibri"/>
        </w:rPr>
        <w:t xml:space="preserve"> surfaces with different adsorption sites/terminations. The table summarizes adsorption energy (E</w:t>
      </w:r>
      <w:r w:rsidR="003D64D3" w:rsidRPr="003D64D3">
        <w:rPr>
          <w:rFonts w:cs="Calibri"/>
          <w:vertAlign w:val="subscript"/>
        </w:rPr>
        <w:t>ads</w:t>
      </w:r>
      <w:r w:rsidR="003D64D3" w:rsidRPr="003D64D3">
        <w:rPr>
          <w:rFonts w:cs="Calibri"/>
        </w:rPr>
        <w:t>), catechol O</w:t>
      </w:r>
      <w:r w:rsidR="003D64D3">
        <w:rPr>
          <w:rFonts w:cs="Calibri"/>
        </w:rPr>
        <w:t>-</w:t>
      </w:r>
      <w:r w:rsidR="003D64D3" w:rsidRPr="003D64D3">
        <w:rPr>
          <w:rFonts w:cs="Calibri"/>
        </w:rPr>
        <w:t>H bond distance after relaxation, and Bader charge transfer (ΔQ) for dopamine adsorbed on C, F, O, OH, and Ti sites.</w:t>
      </w:r>
    </w:p>
    <w:p w14:paraId="3D62199F" w14:textId="7C9A2E16" w:rsidR="0097594E" w:rsidRDefault="0097594E" w:rsidP="0097594E">
      <w:pPr>
        <w:spacing w:after="0" w:line="240" w:lineRule="auto"/>
        <w:jc w:val="left"/>
        <w:rPr>
          <w:rFonts w:cs="Calibri"/>
        </w:rPr>
        <w:sectPr w:rsidR="0097594E" w:rsidSect="003D64D3">
          <w:type w:val="continuous"/>
          <w:pgSz w:w="11906" w:h="16838" w:code="9"/>
          <w:pgMar w:top="1440" w:right="1080" w:bottom="1440" w:left="1080" w:header="720" w:footer="720" w:gutter="0"/>
          <w:cols w:space="720"/>
          <w:docGrid w:linePitch="360"/>
        </w:sectPr>
      </w:pPr>
    </w:p>
    <w:p w14:paraId="6B5FA821" w14:textId="735F4E5C" w:rsidR="00B16A38" w:rsidRDefault="00B16A38" w:rsidP="00587E17">
      <w:pPr>
        <w:spacing w:line="360" w:lineRule="auto"/>
        <w:rPr>
          <w:rFonts w:cs="Calibri"/>
        </w:rPr>
        <w:sectPr w:rsidR="00B16A38" w:rsidSect="00587E17">
          <w:type w:val="continuous"/>
          <w:pgSz w:w="11906" w:h="16838" w:code="9"/>
          <w:pgMar w:top="1440" w:right="1080" w:bottom="1440" w:left="1080" w:header="720" w:footer="720" w:gutter="0"/>
          <w:cols w:num="2" w:space="720"/>
          <w:docGrid w:linePitch="360"/>
        </w:sectPr>
      </w:pPr>
    </w:p>
    <w:p w14:paraId="34ACCE52" w14:textId="77777777" w:rsidR="00587E17" w:rsidRDefault="00587E17">
      <w:pPr>
        <w:spacing w:after="0" w:line="480" w:lineRule="auto"/>
        <w:rPr>
          <w:rFonts w:cs="Calibri"/>
          <w:b/>
        </w:rPr>
      </w:pPr>
    </w:p>
    <w:p w14:paraId="50B623D3" w14:textId="49A0B0D6" w:rsidR="002344EB" w:rsidRPr="00D07028" w:rsidRDefault="00445942">
      <w:pPr>
        <w:spacing w:after="0" w:line="480" w:lineRule="auto"/>
        <w:rPr>
          <w:rFonts w:cs="Calibri"/>
          <w:b/>
        </w:rPr>
      </w:pPr>
      <w:r w:rsidRPr="00D07028">
        <w:rPr>
          <w:rFonts w:cs="Calibri" w:hint="cs"/>
          <w:b/>
        </w:rPr>
        <w:t>Figures</w:t>
      </w:r>
    </w:p>
    <w:p w14:paraId="1C6B128A" w14:textId="243FF484" w:rsidR="0072074D" w:rsidRPr="00475A30" w:rsidRDefault="00417019">
      <w:pPr>
        <w:spacing w:after="0" w:line="480" w:lineRule="auto"/>
        <w:rPr>
          <w:rFonts w:cs="Calibri"/>
          <w:noProof/>
        </w:rPr>
      </w:pPr>
      <w:r w:rsidRPr="00417019">
        <w:rPr>
          <w:rFonts w:cs="Calibri"/>
          <w:noProof/>
        </w:rPr>
        <w:drawing>
          <wp:inline distT="0" distB="0" distL="0" distR="0" wp14:anchorId="3D666E12" wp14:editId="262E351F">
            <wp:extent cx="5760720" cy="3706495"/>
            <wp:effectExtent l="0" t="0" r="0" b="8255"/>
            <wp:docPr id="722000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706495"/>
                    </a:xfrm>
                    <a:prstGeom prst="rect">
                      <a:avLst/>
                    </a:prstGeom>
                    <a:noFill/>
                    <a:ln>
                      <a:noFill/>
                    </a:ln>
                  </pic:spPr>
                </pic:pic>
              </a:graphicData>
            </a:graphic>
          </wp:inline>
        </w:drawing>
      </w:r>
    </w:p>
    <w:p w14:paraId="083A8316" w14:textId="77777777" w:rsidR="002344EB" w:rsidRPr="00D07028" w:rsidRDefault="00445942">
      <w:pPr>
        <w:spacing w:after="0" w:line="480" w:lineRule="auto"/>
        <w:rPr>
          <w:rFonts w:cs="Calibri"/>
          <w:bCs/>
        </w:rPr>
      </w:pPr>
      <w:r w:rsidRPr="00D07028">
        <w:rPr>
          <w:rFonts w:cs="Calibri" w:hint="cs"/>
          <w:b/>
          <w:bCs/>
        </w:rPr>
        <w:t xml:space="preserve">Figure 1. </w:t>
      </w:r>
      <w:r w:rsidRPr="00D07028">
        <w:rPr>
          <w:rFonts w:cs="Calibri" w:hint="cs"/>
          <w:bCs/>
        </w:rPr>
        <w:t>Schematic illustration of the synthesis and dopamine sensing mechanism of the NFM-MX hybrid.</w:t>
      </w:r>
    </w:p>
    <w:p w14:paraId="47C39DF6" w14:textId="77777777" w:rsidR="002344EB" w:rsidRPr="00D07028" w:rsidRDefault="00445942">
      <w:pPr>
        <w:jc w:val="left"/>
        <w:rPr>
          <w:rFonts w:cs="Calibri"/>
          <w:bCs/>
        </w:rPr>
      </w:pPr>
      <w:r w:rsidRPr="00D07028">
        <w:rPr>
          <w:rFonts w:cs="Calibri" w:hint="cs"/>
        </w:rPr>
        <w:br w:type="page"/>
      </w:r>
    </w:p>
    <w:p w14:paraId="368FBE55" w14:textId="692C238A" w:rsidR="002344EB" w:rsidRPr="00D07028" w:rsidRDefault="00417019">
      <w:pPr>
        <w:spacing w:after="0" w:line="480" w:lineRule="auto"/>
        <w:rPr>
          <w:rFonts w:cs="Calibri"/>
          <w:b/>
          <w:bCs/>
        </w:rPr>
      </w:pPr>
      <w:r w:rsidRPr="00417019">
        <w:rPr>
          <w:rFonts w:cs="Calibri"/>
          <w:b/>
          <w:bCs/>
          <w:noProof/>
        </w:rPr>
        <w:lastRenderedPageBreak/>
        <w:drawing>
          <wp:inline distT="0" distB="0" distL="0" distR="0" wp14:anchorId="23B705A8" wp14:editId="79FAD0EE">
            <wp:extent cx="5760720" cy="3594735"/>
            <wp:effectExtent l="0" t="0" r="0" b="5715"/>
            <wp:docPr id="1006471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594735"/>
                    </a:xfrm>
                    <a:prstGeom prst="rect">
                      <a:avLst/>
                    </a:prstGeom>
                    <a:noFill/>
                    <a:ln>
                      <a:noFill/>
                    </a:ln>
                  </pic:spPr>
                </pic:pic>
              </a:graphicData>
            </a:graphic>
          </wp:inline>
        </w:drawing>
      </w:r>
    </w:p>
    <w:p w14:paraId="4385A629" w14:textId="000665AF" w:rsidR="002344EB" w:rsidRPr="00D07028" w:rsidRDefault="00445942">
      <w:pPr>
        <w:spacing w:after="0" w:line="480" w:lineRule="auto"/>
        <w:rPr>
          <w:rFonts w:cs="Calibri"/>
          <w:bCs/>
        </w:rPr>
      </w:pPr>
      <w:r w:rsidRPr="00D07028">
        <w:rPr>
          <w:rFonts w:cs="Calibri" w:hint="cs"/>
          <w:b/>
          <w:bCs/>
        </w:rPr>
        <w:t xml:space="preserve">Figure 2. </w:t>
      </w:r>
      <w:r w:rsidRPr="00D07028">
        <w:rPr>
          <w:rFonts w:cs="Calibri" w:hint="cs"/>
          <w:bCs/>
        </w:rPr>
        <w:t xml:space="preserve">Structural and morphological characterization of MX, NFM-LDH, and NFM-MX. (A) </w:t>
      </w:r>
      <w:commentRangeStart w:id="28"/>
      <w:r w:rsidRPr="00D07028">
        <w:rPr>
          <w:rFonts w:cs="Calibri" w:hint="cs"/>
          <w:bCs/>
        </w:rPr>
        <w:t>X</w:t>
      </w:r>
      <w:r w:rsidR="00475A30">
        <w:rPr>
          <w:rFonts w:cs="Calibri"/>
          <w:bCs/>
        </w:rPr>
        <w:t>-ray diffractograms</w:t>
      </w:r>
      <w:commentRangeEnd w:id="28"/>
      <w:r w:rsidR="00FB0599">
        <w:rPr>
          <w:rStyle w:val="CommentReference"/>
          <w:rFonts w:cs="Calibri"/>
          <w:bCs/>
          <w:sz w:val="24"/>
          <w:szCs w:val="24"/>
        </w:rPr>
        <w:commentReference w:id="28"/>
      </w:r>
      <w:r w:rsidR="00475A30">
        <w:rPr>
          <w:rFonts w:cs="Calibri"/>
          <w:bCs/>
        </w:rPr>
        <w:t xml:space="preserve"> </w:t>
      </w:r>
      <w:r w:rsidRPr="00D07028">
        <w:rPr>
          <w:rFonts w:cs="Calibri" w:hint="cs"/>
          <w:bCs/>
        </w:rPr>
        <w:t xml:space="preserve">of MX, NFM-LDH, and NFM-MX. The NFM-MX composite shows characteristic LDH reflections indexed to the (003), (006), (012), and (110) planes. </w:t>
      </w:r>
      <w:r w:rsidR="001B707F">
        <w:rPr>
          <w:rFonts w:cs="Calibri"/>
          <w:bCs/>
        </w:rPr>
        <w:t xml:space="preserve">Scanning </w:t>
      </w:r>
      <w:r w:rsidR="00811A05">
        <w:rPr>
          <w:rFonts w:cs="Calibri"/>
          <w:bCs/>
        </w:rPr>
        <w:t>electro</w:t>
      </w:r>
      <w:r w:rsidR="002B50FD">
        <w:rPr>
          <w:rFonts w:cs="Calibri"/>
          <w:bCs/>
        </w:rPr>
        <w:t xml:space="preserve">n micrographs </w:t>
      </w:r>
      <w:r w:rsidRPr="00D07028">
        <w:rPr>
          <w:rFonts w:cs="Calibri" w:hint="cs"/>
          <w:bCs/>
        </w:rPr>
        <w:t>of (B) NFM-LDH and (C) NFM-MX. (D</w:t>
      </w:r>
      <w:commentRangeStart w:id="29"/>
      <w:r w:rsidRPr="00D07028">
        <w:rPr>
          <w:rFonts w:cs="Calibri" w:hint="cs"/>
          <w:bCs/>
        </w:rPr>
        <w:t xml:space="preserve">) </w:t>
      </w:r>
      <w:r w:rsidR="006A3F24">
        <w:rPr>
          <w:rFonts w:cs="Calibri"/>
          <w:bCs/>
        </w:rPr>
        <w:t>Scanning electron micrographs</w:t>
      </w:r>
      <w:r w:rsidRPr="00D07028">
        <w:rPr>
          <w:rFonts w:cs="Calibri" w:hint="cs"/>
          <w:bCs/>
        </w:rPr>
        <w:t xml:space="preserve"> </w:t>
      </w:r>
      <w:commentRangeEnd w:id="29"/>
      <w:r w:rsidR="00FB0599" w:rsidRPr="00D07028">
        <w:rPr>
          <w:rStyle w:val="CommentReference"/>
          <w:rFonts w:cs="Calibri" w:hint="cs"/>
          <w:bCs/>
          <w:sz w:val="24"/>
          <w:szCs w:val="24"/>
        </w:rPr>
        <w:commentReference w:id="29"/>
      </w:r>
      <w:r w:rsidRPr="00D07028">
        <w:rPr>
          <w:rFonts w:cs="Calibri" w:hint="cs"/>
          <w:bCs/>
        </w:rPr>
        <w:t>of NFM-MX and corresponding EDS elemental maps of (E) Ti, (F) C, (G) Ni, (H) Mn, and (I) Fe, confirming the coexistence and spatial distribution of MXene and NFM-LDH components.</w:t>
      </w:r>
    </w:p>
    <w:p w14:paraId="4CD0839A" w14:textId="77777777" w:rsidR="002344EB" w:rsidRPr="00D07028" w:rsidRDefault="00445942">
      <w:pPr>
        <w:jc w:val="left"/>
        <w:rPr>
          <w:rFonts w:cs="Calibri"/>
          <w:bCs/>
        </w:rPr>
      </w:pPr>
      <w:r w:rsidRPr="00D07028">
        <w:rPr>
          <w:rFonts w:cs="Calibri" w:hint="cs"/>
        </w:rPr>
        <w:br w:type="page"/>
      </w:r>
    </w:p>
    <w:p w14:paraId="765579B1" w14:textId="77777777" w:rsidR="002344EB" w:rsidRPr="00D07028" w:rsidRDefault="00445942">
      <w:pPr>
        <w:spacing w:after="0" w:line="480" w:lineRule="auto"/>
        <w:rPr>
          <w:rFonts w:cs="Calibri"/>
          <w:b/>
          <w:bCs/>
        </w:rPr>
      </w:pPr>
      <w:r w:rsidRPr="00D07028">
        <w:rPr>
          <w:rFonts w:cs="Calibri" w:hint="cs"/>
          <w:noProof/>
        </w:rPr>
        <w:lastRenderedPageBreak/>
        <w:drawing>
          <wp:inline distT="0" distB="0" distL="0" distR="0" wp14:anchorId="23335302" wp14:editId="03043D76">
            <wp:extent cx="5760085" cy="40767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8"/>
                    <a:stretch>
                      <a:fillRect/>
                    </a:stretch>
                  </pic:blipFill>
                  <pic:spPr bwMode="auto">
                    <a:xfrm>
                      <a:off x="0" y="0"/>
                      <a:ext cx="5760085" cy="4076700"/>
                    </a:xfrm>
                    <a:prstGeom prst="rect">
                      <a:avLst/>
                    </a:prstGeom>
                  </pic:spPr>
                </pic:pic>
              </a:graphicData>
            </a:graphic>
          </wp:inline>
        </w:drawing>
      </w:r>
    </w:p>
    <w:p w14:paraId="482A77D5" w14:textId="77777777" w:rsidR="002344EB" w:rsidRPr="00D07028" w:rsidRDefault="00445942">
      <w:pPr>
        <w:spacing w:after="0" w:line="480" w:lineRule="auto"/>
        <w:rPr>
          <w:rFonts w:cs="Calibri"/>
          <w:bCs/>
        </w:rPr>
      </w:pPr>
      <w:r w:rsidRPr="00D07028">
        <w:rPr>
          <w:rFonts w:cs="Calibri" w:hint="cs"/>
          <w:b/>
          <w:bCs/>
        </w:rPr>
        <w:t xml:space="preserve">Figure 3. </w:t>
      </w:r>
      <w:r w:rsidRPr="00D07028">
        <w:rPr>
          <w:rFonts w:cs="Calibri" w:hint="cs"/>
          <w:bCs/>
        </w:rPr>
        <w:t>DFT analysis of the interfacial electronic structure of the NFM-MX heterostructure. (A) Optimized atomic structure of NFM-MX. (B) CDD map showing interfacial electron accumulation and depletion at the NFM-MX interface (isosurface = 0.002 eÅ</w:t>
      </w:r>
      <w:r w:rsidRPr="00D07028">
        <w:rPr>
          <w:rFonts w:cs="Calibri" w:hint="cs"/>
          <w:bCs/>
          <w:vertAlign w:val="superscript"/>
        </w:rPr>
        <w:t>-3</w:t>
      </w:r>
      <w:r w:rsidRPr="00D07028">
        <w:rPr>
          <w:rFonts w:cs="Calibri" w:hint="cs"/>
          <w:bCs/>
        </w:rPr>
        <w:t>). Yellow and cyan regions represent electron accumulation and depletion, respectively. (C) Electron localization function (ELF) map of NFM-MX. (D) Total density of states (TDOS) of NFM-MX, NFM-LDH, and MXene, showing enhanced electronic states near the Fermi level in the heterostructure compared with isolated NFM-LDH. (E) Planar-averaged electrostatic potential profile of the asymmetric NFM-MX slab, showing distinct vacuum levels on the MXene and NFM-exposed sides with apparent surface work functions of 5.08 and 1.78 eV, respectively.</w:t>
      </w:r>
    </w:p>
    <w:p w14:paraId="2043FC06" w14:textId="77777777" w:rsidR="002344EB" w:rsidRPr="00D07028" w:rsidRDefault="00445942">
      <w:pPr>
        <w:jc w:val="left"/>
        <w:rPr>
          <w:rFonts w:cs="Calibri"/>
          <w:bCs/>
        </w:rPr>
      </w:pPr>
      <w:r w:rsidRPr="00D07028">
        <w:rPr>
          <w:rFonts w:cs="Calibri" w:hint="cs"/>
        </w:rPr>
        <w:br w:type="page"/>
      </w:r>
    </w:p>
    <w:p w14:paraId="6B283D41" w14:textId="26D9C180" w:rsidR="002344EB" w:rsidRPr="00417019" w:rsidRDefault="00417019">
      <w:pPr>
        <w:pStyle w:val="NormalWeb"/>
        <w:spacing w:beforeAutospacing="0" w:after="0" w:afterAutospacing="0" w:line="480" w:lineRule="auto"/>
        <w:rPr>
          <w:rFonts w:cs="Calibri"/>
        </w:rPr>
      </w:pPr>
      <w:r w:rsidRPr="00417019">
        <w:rPr>
          <w:rFonts w:cs="Calibri"/>
          <w:noProof/>
        </w:rPr>
        <w:lastRenderedPageBreak/>
        <w:drawing>
          <wp:inline distT="0" distB="0" distL="0" distR="0" wp14:anchorId="03B160BF" wp14:editId="0AE122A5">
            <wp:extent cx="5760720" cy="4700905"/>
            <wp:effectExtent l="0" t="0" r="0" b="4445"/>
            <wp:docPr id="1119965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4700905"/>
                    </a:xfrm>
                    <a:prstGeom prst="rect">
                      <a:avLst/>
                    </a:prstGeom>
                    <a:noFill/>
                    <a:ln>
                      <a:noFill/>
                    </a:ln>
                  </pic:spPr>
                </pic:pic>
              </a:graphicData>
            </a:graphic>
          </wp:inline>
        </w:drawing>
      </w:r>
    </w:p>
    <w:p w14:paraId="01C2E6F8" w14:textId="77777777" w:rsidR="002344EB" w:rsidRPr="00D07028" w:rsidRDefault="00445942">
      <w:pPr>
        <w:pStyle w:val="NormalWeb"/>
        <w:spacing w:beforeAutospacing="0" w:after="0" w:afterAutospacing="0" w:line="480" w:lineRule="auto"/>
        <w:jc w:val="both"/>
        <w:rPr>
          <w:rFonts w:ascii="Calibri" w:hAnsi="Calibri" w:cs="Calibri"/>
        </w:rPr>
      </w:pPr>
      <w:r w:rsidRPr="00D07028">
        <w:rPr>
          <w:rStyle w:val="Strong"/>
          <w:rFonts w:ascii="Calibri" w:hAnsi="Calibri" w:cs="Calibri" w:hint="cs"/>
        </w:rPr>
        <w:t xml:space="preserve">Figure 4. </w:t>
      </w:r>
      <w:r w:rsidRPr="00D07028">
        <w:rPr>
          <w:rStyle w:val="Strong"/>
          <w:rFonts w:ascii="Calibri" w:hAnsi="Calibri" w:cs="Calibri" w:hint="cs"/>
          <w:b w:val="0"/>
        </w:rPr>
        <w:t>Dopamine sensing performance, selectivity, and mechanistic analysis of NFM-MX electrodes.</w:t>
      </w:r>
      <w:r w:rsidRPr="00D07028">
        <w:rPr>
          <w:rFonts w:ascii="Calibri" w:hAnsi="Calibri" w:cs="Calibri" w:hint="cs"/>
          <w:b/>
        </w:rPr>
        <w:t xml:space="preserve"> </w:t>
      </w:r>
      <w:r w:rsidRPr="00D07028">
        <w:rPr>
          <w:rFonts w:ascii="Calibri" w:hAnsi="Calibri" w:cs="Calibri" w:hint="cs"/>
          <w:bCs/>
        </w:rPr>
        <w:t>(A) Optimization of NFM-MX electrode for DA sensing in 0.1 M PBS. (B) DPV response of the optimized NFM-MX electrode toward increasing DA concentrations from 0 to 1 µM. (C) Calibration plots comparing MX, NFM, and NFM-MX electrodes. (D) Sensitivity comparison obtained from the calibration slopes. (E) DFT-calculated adsorption energies (E</w:t>
      </w:r>
      <w:r w:rsidRPr="00D07028">
        <w:rPr>
          <w:rFonts w:ascii="Calibri" w:hAnsi="Calibri" w:cs="Calibri" w:hint="cs"/>
          <w:bCs/>
          <w:vertAlign w:val="subscript"/>
        </w:rPr>
        <w:t>ads</w:t>
      </w:r>
      <w:r w:rsidRPr="00D07028">
        <w:rPr>
          <w:rFonts w:ascii="Calibri" w:hAnsi="Calibri" w:cs="Calibri" w:hint="cs"/>
          <w:bCs/>
        </w:rPr>
        <w:t>) of DA on different Ti</w:t>
      </w:r>
      <w:r w:rsidRPr="00D07028">
        <w:rPr>
          <w:rFonts w:ascii="Calibri" w:hAnsi="Calibri" w:cs="Calibri" w:hint="cs"/>
          <w:bCs/>
          <w:vertAlign w:val="subscript"/>
        </w:rPr>
        <w:t>3</w:t>
      </w:r>
      <w:r w:rsidRPr="00D07028">
        <w:rPr>
          <w:rFonts w:ascii="Calibri" w:hAnsi="Calibri" w:cs="Calibri" w:hint="cs"/>
          <w:bCs/>
        </w:rPr>
        <w:t>C</w:t>
      </w:r>
      <w:r w:rsidRPr="00D07028">
        <w:rPr>
          <w:rFonts w:ascii="Calibri" w:hAnsi="Calibri" w:cs="Calibri" w:hint="cs"/>
          <w:bCs/>
          <w:vertAlign w:val="subscript"/>
        </w:rPr>
        <w:t>2</w:t>
      </w:r>
      <w:r w:rsidRPr="00D07028">
        <w:rPr>
          <w:rFonts w:ascii="Calibri" w:hAnsi="Calibri" w:cs="Calibri" w:hint="cs"/>
          <w:bCs/>
        </w:rPr>
        <w:t xml:space="preserve"> terminations and the NFM surface, dots represent different sites. (F) Charge density difference of DAO* adsorbed on the NFM surface, showing interfacial charge redistribution and electron transfer to DAO*. (G) DPV response of DA(0-1 µM) in the presence of UA(50 µM) (H) DPV response of DA(1-10 µM) in the presence of AA(100 µM), showing partial overlap between DA and AA oxidation features. (I) Normalized DA peak current retention(%) in the presence of common interferents.</w:t>
      </w:r>
      <w:r w:rsidRPr="00D07028">
        <w:rPr>
          <w:rFonts w:ascii="Calibri" w:hAnsi="Calibri" w:cs="Calibri" w:hint="cs"/>
        </w:rPr>
        <w:br w:type="page"/>
      </w:r>
    </w:p>
    <w:p w14:paraId="308777A9" w14:textId="77777777" w:rsidR="00056AD1" w:rsidRDefault="00445942">
      <w:pPr>
        <w:spacing w:after="0" w:line="480" w:lineRule="auto"/>
        <w:rPr>
          <w:rFonts w:cs="Calibri"/>
          <w:b/>
          <w:bCs/>
          <w:highlight w:val="yellow"/>
        </w:rPr>
      </w:pPr>
      <w:r w:rsidRPr="00D07028">
        <w:rPr>
          <w:rFonts w:cs="Calibri" w:hint="cs"/>
          <w:b/>
          <w:bCs/>
          <w:highlight w:val="yellow"/>
        </w:rPr>
        <w:lastRenderedPageBreak/>
        <w:t>Missing: TOC image and TOC text</w:t>
      </w:r>
    </w:p>
    <w:p w14:paraId="4F61834B" w14:textId="15CF2EEE" w:rsidR="0083143B" w:rsidRPr="0083143B" w:rsidRDefault="0083143B" w:rsidP="0083143B">
      <w:pPr>
        <w:spacing w:after="0" w:line="480" w:lineRule="auto"/>
        <w:rPr>
          <w:rFonts w:cs="Calibri"/>
          <w:b/>
          <w:bCs/>
        </w:rPr>
      </w:pPr>
      <w:r w:rsidRPr="0083143B">
        <w:rPr>
          <w:rFonts w:cs="Calibri"/>
          <w:b/>
          <w:bCs/>
          <w:noProof/>
        </w:rPr>
        <w:drawing>
          <wp:inline distT="0" distB="0" distL="0" distR="0" wp14:anchorId="252D2141" wp14:editId="4D1B9A7F">
            <wp:extent cx="5760720" cy="4525010"/>
            <wp:effectExtent l="0" t="0" r="0" b="8890"/>
            <wp:docPr id="365568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4525010"/>
                    </a:xfrm>
                    <a:prstGeom prst="rect">
                      <a:avLst/>
                    </a:prstGeom>
                    <a:noFill/>
                    <a:ln>
                      <a:noFill/>
                    </a:ln>
                  </pic:spPr>
                </pic:pic>
              </a:graphicData>
            </a:graphic>
          </wp:inline>
        </w:drawing>
      </w:r>
    </w:p>
    <w:p w14:paraId="2C31E67C" w14:textId="232E1F56" w:rsidR="00C04351" w:rsidRDefault="00497FB2" w:rsidP="00C04351">
      <w:pPr>
        <w:spacing w:after="0" w:line="480" w:lineRule="auto"/>
        <w:rPr>
          <w:rFonts w:cs="Calibri"/>
          <w:b/>
          <w:bCs/>
        </w:rPr>
      </w:pPr>
      <w:r w:rsidRPr="00497FB2">
        <w:rPr>
          <w:rFonts w:cs="Calibri"/>
          <w:b/>
          <w:bCs/>
        </w:rPr>
        <w:t>NFM-MX Interface-Driven Dopamine Sensing</w:t>
      </w:r>
    </w:p>
    <w:p w14:paraId="75B21D51" w14:textId="77777777" w:rsidR="0083143B" w:rsidRPr="00C04351" w:rsidRDefault="0083143B" w:rsidP="00C04351">
      <w:pPr>
        <w:spacing w:after="0" w:line="480" w:lineRule="auto"/>
        <w:rPr>
          <w:rFonts w:cs="Calibri"/>
          <w:b/>
          <w:bCs/>
        </w:rPr>
      </w:pPr>
    </w:p>
    <w:p w14:paraId="2D23716A" w14:textId="24DBAE5D" w:rsidR="002344EB" w:rsidRPr="00D07028" w:rsidRDefault="002344EB">
      <w:pPr>
        <w:spacing w:after="0" w:line="480" w:lineRule="auto"/>
        <w:rPr>
          <w:rFonts w:cs="Calibri"/>
          <w:b/>
          <w:bCs/>
        </w:rPr>
      </w:pPr>
    </w:p>
    <w:sectPr w:rsidR="002344EB" w:rsidRPr="00D07028">
      <w:footerReference w:type="default" r:id="rId21"/>
      <w:footerReference w:type="first" r:id="rId22"/>
      <w:pgSz w:w="11906" w:h="16838"/>
      <w:pgMar w:top="1417" w:right="1417" w:bottom="1134" w:left="1417"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adpayle, Ayush" w:date="2026-06-18T19:39:00Z" w:initials="AG">
    <w:p w14:paraId="2182DBBA" w14:textId="77777777" w:rsidR="00B8736B" w:rsidRDefault="00B8736B" w:rsidP="00B8736B">
      <w:pPr>
        <w:pStyle w:val="CommentText"/>
        <w:jc w:val="left"/>
      </w:pPr>
      <w:r>
        <w:rPr>
          <w:rStyle w:val="CommentReference"/>
        </w:rPr>
        <w:annotationRef/>
      </w:r>
      <w:r>
        <w:t>Script is send to the Krutarth to complete this section. I expect. Dratf by Monday. 22/06/2026</w:t>
      </w:r>
    </w:p>
  </w:comment>
  <w:comment w:id="2" w:author="Volker Presser" w:date="2026-06-11T06:45:00Z" w:initials="VP">
    <w:p w14:paraId="1971CE0C" w14:textId="77777777" w:rsidR="002344EB" w:rsidRDefault="00445942">
      <w:pPr>
        <w:overflowPunct w:val="0"/>
        <w:spacing w:after="0" w:line="240" w:lineRule="auto"/>
        <w:jc w:val="left"/>
      </w:pPr>
      <w:r>
        <w:annotationRef/>
      </w:r>
      <w:r>
        <w:rPr>
          <w:rFonts w:ascii="Carlito" w:eastAsia="DejaVu Sans" w:hAnsi="Carlito" w:cs="DejaVu Sans"/>
          <w:kern w:val="0"/>
          <w:lang w:bidi="en-US"/>
        </w:rPr>
        <w:t>Give equations here.</w:t>
      </w:r>
    </w:p>
  </w:comment>
  <w:comment w:id="19" w:author="Volker Presser" w:date="2026-06-11T06:53:00Z" w:initials="VP">
    <w:p w14:paraId="4717EBC9" w14:textId="77777777" w:rsidR="002344EB" w:rsidRDefault="00445942">
      <w:pPr>
        <w:overflowPunct w:val="0"/>
        <w:spacing w:after="0" w:line="240" w:lineRule="auto"/>
        <w:jc w:val="left"/>
      </w:pPr>
      <w:r>
        <w:annotationRef/>
      </w:r>
      <w:r>
        <w:rPr>
          <w:rFonts w:ascii="Carlito" w:eastAsia="DejaVu Sans" w:hAnsi="Carlito" w:cs="DejaVu Sans"/>
          <w:kern w:val="0"/>
          <w:lang w:bidi="en-US"/>
        </w:rPr>
        <w:t>As established in our team: not the preferred term!</w:t>
      </w:r>
    </w:p>
  </w:comment>
  <w:comment w:id="20" w:author="Volker Presser" w:date="2026-06-11T06:53:00Z" w:initials="VP">
    <w:p w14:paraId="7BBD5C20" w14:textId="77777777" w:rsidR="002344EB" w:rsidRDefault="00445942">
      <w:pPr>
        <w:overflowPunct w:val="0"/>
        <w:spacing w:after="0" w:line="240" w:lineRule="auto"/>
        <w:jc w:val="left"/>
      </w:pPr>
      <w:r>
        <w:annotationRef/>
      </w:r>
      <w:r>
        <w:rPr>
          <w:rFonts w:ascii="Carlito" w:eastAsia="DejaVu Sans" w:hAnsi="Carlito" w:cs="DejaVu Sans"/>
          <w:kern w:val="0"/>
          <w:lang w:bidi="en-US"/>
        </w:rPr>
        <w:t>Oxford comma needed!</w:t>
      </w:r>
    </w:p>
  </w:comment>
  <w:comment w:id="21" w:author="Volker Presser" w:date="2026-06-11T06:46:00Z" w:initials="VP">
    <w:p w14:paraId="276EEB16" w14:textId="77777777" w:rsidR="00531866" w:rsidRDefault="00531866">
      <w:pPr>
        <w:overflowPunct w:val="0"/>
        <w:spacing w:after="0" w:line="240" w:lineRule="auto"/>
        <w:jc w:val="left"/>
      </w:pPr>
      <w:r>
        <w:annotationRef/>
      </w:r>
      <w:r>
        <w:rPr>
          <w:rFonts w:ascii="Carlito" w:eastAsia="DejaVu Sans" w:hAnsi="Carlito" w:cs="DejaVu Sans"/>
          <w:kern w:val="0"/>
          <w:lang w:bidi="en-US"/>
        </w:rPr>
        <w:t>From your omission of many formatting reqwuirements, I see that yo ustill did NOT familiarize yourself with our well written and extensive guidelines. Take the week off lab work and make sure to read all our guidelines in MS Teams carefully.</w:t>
      </w:r>
    </w:p>
  </w:comment>
  <w:comment w:id="23" w:author="Volker Presser" w:date="2026-06-11T06:54:00Z" w:initials="VP">
    <w:p w14:paraId="23D88E54" w14:textId="77777777" w:rsidR="002344EB" w:rsidRDefault="00445942">
      <w:pPr>
        <w:overflowPunct w:val="0"/>
        <w:spacing w:after="0" w:line="240" w:lineRule="auto"/>
        <w:jc w:val="left"/>
      </w:pPr>
      <w:r>
        <w:annotationRef/>
      </w:r>
      <w:r>
        <w:rPr>
          <w:rFonts w:ascii="Carlito" w:eastAsia="DejaVu Sans" w:hAnsi="Carlito" w:cs="DejaVu Sans"/>
          <w:kern w:val="0"/>
          <w:lang w:bidi="en-US"/>
        </w:rPr>
        <w:t>Fix format</w:t>
      </w:r>
    </w:p>
  </w:comment>
  <w:comment w:id="24" w:author="Volker Presser" w:date="2026-06-11T06:55:00Z" w:initials="VP">
    <w:p w14:paraId="45D8EB3B" w14:textId="0C694B9F" w:rsidR="002344EB" w:rsidRDefault="00445942">
      <w:pPr>
        <w:overflowPunct w:val="0"/>
        <w:spacing w:after="0" w:line="240" w:lineRule="auto"/>
        <w:jc w:val="left"/>
      </w:pPr>
      <w:r>
        <w:annotationRef/>
      </w:r>
      <w:r>
        <w:rPr>
          <w:rFonts w:ascii="Carlito" w:eastAsia="DejaVu Sans" w:hAnsi="Carlito" w:cs="DejaVu Sans"/>
          <w:kern w:val="0"/>
          <w:lang w:bidi="en-US"/>
        </w:rPr>
        <w:t>Fix format</w:t>
      </w:r>
    </w:p>
    <w:p w14:paraId="2DC5118C" w14:textId="77777777" w:rsidR="002344EB" w:rsidRDefault="00445942">
      <w:pPr>
        <w:overflowPunct w:val="0"/>
        <w:spacing w:after="0" w:line="240" w:lineRule="auto"/>
        <w:jc w:val="left"/>
      </w:pPr>
      <w:r>
        <w:rPr>
          <w:rFonts w:ascii="Carlito" w:eastAsia="DejaVu Sans" w:hAnsi="Carlito" w:cs="DejaVu Sans"/>
          <w:kern w:val="0"/>
          <w:lang w:bidi="en-US"/>
        </w:rPr>
        <w:t>You also must refer to all figures in the SI in the right order (S1, S2, S3… no skips, no omissions)</w:t>
      </w:r>
    </w:p>
  </w:comment>
  <w:comment w:id="25" w:author="Volker Presser" w:date="2026-06-11T06:56:00Z" w:initials="VP">
    <w:p w14:paraId="7C3EFCE6" w14:textId="77777777" w:rsidR="002344EB" w:rsidRDefault="00445942">
      <w:pPr>
        <w:overflowPunct w:val="0"/>
        <w:spacing w:after="0" w:line="240" w:lineRule="auto"/>
        <w:jc w:val="left"/>
      </w:pPr>
      <w:r>
        <w:annotationRef/>
      </w:r>
      <w:r>
        <w:rPr>
          <w:rFonts w:ascii="Carlito" w:eastAsia="DejaVu Sans" w:hAnsi="Carlito" w:cs="DejaVu Sans"/>
          <w:kern w:val="0"/>
          <w:lang w:bidi="en-US"/>
        </w:rPr>
        <w:t>You must break such long paragraphs into smaller sections</w:t>
      </w:r>
    </w:p>
  </w:comment>
  <w:comment w:id="26" w:author="Gadpayle, Ayush" w:date="2026-06-19T10:31:00Z" w:initials="AG">
    <w:p w14:paraId="64999CFA" w14:textId="77777777" w:rsidR="005D6EA5" w:rsidRDefault="005D6EA5" w:rsidP="005D6EA5">
      <w:pPr>
        <w:pStyle w:val="CommentText"/>
        <w:jc w:val="left"/>
      </w:pPr>
      <w:r>
        <w:rPr>
          <w:rStyle w:val="CommentReference"/>
        </w:rPr>
        <w:annotationRef/>
      </w:r>
      <w:r>
        <w:t xml:space="preserve">Working on this. </w:t>
      </w:r>
    </w:p>
  </w:comment>
  <w:comment w:id="27" w:author="Volker Presser" w:date="2026-06-10T23:37:00Z" w:initials="VP">
    <w:p w14:paraId="177909FB" w14:textId="77777777" w:rsidR="002344EB" w:rsidRDefault="00445942">
      <w:pPr>
        <w:overflowPunct w:val="0"/>
        <w:spacing w:after="0" w:line="240" w:lineRule="auto"/>
        <w:jc w:val="left"/>
      </w:pPr>
      <w:r>
        <w:annotationRef/>
      </w:r>
      <w:r>
        <w:rPr>
          <w:rFonts w:ascii="Carlito" w:eastAsia="DejaVu Sans" w:hAnsi="Carlito" w:cs="DejaVu Sans"/>
          <w:kern w:val="0"/>
          <w:lang w:bidi="en-US"/>
        </w:rPr>
        <w:t xml:space="preserve"> carefully manually edit, as established in our group (you must pick up the pace and synchronize with people in our team!), the references. Missing sub/superscripts must be fixed, many inclomplete bibliometric information, inconsistent capitalization in article titles. Incomplete or typo in journal names.</w:t>
      </w:r>
    </w:p>
  </w:comment>
  <w:comment w:id="28" w:author="Volker Presser" w:date="2026-06-10T23:33:00Z" w:initials="VP">
    <w:p w14:paraId="19809091" w14:textId="77777777" w:rsidR="002344EB" w:rsidRDefault="00445942">
      <w:pPr>
        <w:overflowPunct w:val="0"/>
        <w:spacing w:after="0" w:line="240" w:lineRule="auto"/>
        <w:jc w:val="left"/>
      </w:pPr>
      <w:r>
        <w:annotationRef/>
      </w:r>
      <w:r>
        <w:rPr>
          <w:rFonts w:ascii="Carlito" w:eastAsia="DejaVu Sans" w:hAnsi="Carlito" w:cs="DejaVu Sans"/>
          <w:kern w:val="0"/>
          <w:lang w:bidi="en-US"/>
        </w:rPr>
        <w:t>Use proper name per our group‘s guidelines</w:t>
      </w:r>
    </w:p>
  </w:comment>
  <w:comment w:id="29" w:author="Volker Presser" w:date="2026-06-10T23:34:00Z" w:initials="VP">
    <w:p w14:paraId="7436CEDC" w14:textId="77777777" w:rsidR="002344EB" w:rsidRDefault="00445942">
      <w:pPr>
        <w:overflowPunct w:val="0"/>
        <w:spacing w:after="0" w:line="240" w:lineRule="auto"/>
        <w:jc w:val="left"/>
      </w:pPr>
      <w:r>
        <w:annotationRef/>
      </w:r>
      <w:r>
        <w:rPr>
          <w:rFonts w:ascii="Carlito" w:eastAsia="DejaVu Sans" w:hAnsi="Carlito" w:cs="DejaVu Sans"/>
          <w:kern w:val="0"/>
          <w:lang w:bidi="en-US"/>
        </w:rPr>
        <w:t>Use proper name per our group‘s guidelines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82DBBA" w15:done="0"/>
  <w15:commentEx w15:paraId="1971CE0C" w15:done="1"/>
  <w15:commentEx w15:paraId="4717EBC9" w15:done="1"/>
  <w15:commentEx w15:paraId="7BBD5C20" w15:done="1"/>
  <w15:commentEx w15:paraId="276EEB16" w15:done="1"/>
  <w15:commentEx w15:paraId="23D88E54" w15:done="1"/>
  <w15:commentEx w15:paraId="2DC5118C" w15:done="1"/>
  <w15:commentEx w15:paraId="7C3EFCE6" w15:done="1"/>
  <w15:commentEx w15:paraId="64999CFA" w15:done="0"/>
  <w15:commentEx w15:paraId="177909FB" w15:done="1"/>
  <w15:commentEx w15:paraId="19809091" w15:done="1"/>
  <w15:commentEx w15:paraId="7436CED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DEFDC2" w16cex:dateUtc="2026-06-18T17:39:00Z"/>
  <w16cex:commentExtensible w16cex:durableId="211654A3" w16cex:dateUtc="2026-06-19T0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82DBBA" w16cid:durableId="3FDEFDC2"/>
  <w16cid:commentId w16cid:paraId="1971CE0C" w16cid:durableId="1971CE0C"/>
  <w16cid:commentId w16cid:paraId="4717EBC9" w16cid:durableId="4717EBC9"/>
  <w16cid:commentId w16cid:paraId="7BBD5C20" w16cid:durableId="7BBD5C20"/>
  <w16cid:commentId w16cid:paraId="276EEB16" w16cid:durableId="3DFA5191"/>
  <w16cid:commentId w16cid:paraId="23D88E54" w16cid:durableId="23D88E54"/>
  <w16cid:commentId w16cid:paraId="2DC5118C" w16cid:durableId="2DC5118C"/>
  <w16cid:commentId w16cid:paraId="7C3EFCE6" w16cid:durableId="7C3EFCE6"/>
  <w16cid:commentId w16cid:paraId="64999CFA" w16cid:durableId="211654A3"/>
  <w16cid:commentId w16cid:paraId="177909FB" w16cid:durableId="177909FB"/>
  <w16cid:commentId w16cid:paraId="19809091" w16cid:durableId="19809091"/>
  <w16cid:commentId w16cid:paraId="7436CEDC" w16cid:durableId="7436CE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43C75" w14:textId="77777777" w:rsidR="00FE4F8D" w:rsidRDefault="00FE4F8D">
      <w:pPr>
        <w:spacing w:after="0" w:line="240" w:lineRule="auto"/>
      </w:pPr>
      <w:r>
        <w:separator/>
      </w:r>
    </w:p>
  </w:endnote>
  <w:endnote w:type="continuationSeparator" w:id="0">
    <w:p w14:paraId="79569467" w14:textId="77777777" w:rsidR="00FE4F8D" w:rsidRDefault="00FE4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panose1 w:val="02010600030101010101"/>
    <w:charset w:val="86"/>
    <w:family w:val="modern"/>
    <w:pitch w:val="fixed"/>
    <w:sig w:usb0="800002BF" w:usb1="38CF7CFA" w:usb2="00000016" w:usb3="00000000" w:csb0="00040001"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DejaVu 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06654"/>
      <w:docPartObj>
        <w:docPartGallery w:val="Page Numbers (Bottom of Page)"/>
        <w:docPartUnique/>
      </w:docPartObj>
    </w:sdtPr>
    <w:sdtEndPr>
      <w:rPr>
        <w:noProof/>
      </w:rPr>
    </w:sdtEndPr>
    <w:sdtContent>
      <w:p w14:paraId="5CFE96B9" w14:textId="77777777" w:rsidR="00DE04C8" w:rsidRDefault="00DE04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E91A0A" w14:textId="77777777" w:rsidR="00DE04C8" w:rsidRDefault="00DE04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244483"/>
      <w:docPartObj>
        <w:docPartGallery w:val="Page Numbers (Bottom of Page)"/>
        <w:docPartUnique/>
      </w:docPartObj>
    </w:sdtPr>
    <w:sdtContent>
      <w:p w14:paraId="39E3A1FF" w14:textId="77777777" w:rsidR="002344EB" w:rsidRDefault="00445942">
        <w:pPr>
          <w:pStyle w:val="Footer"/>
          <w:jc w:val="center"/>
        </w:pPr>
        <w:r>
          <w:fldChar w:fldCharType="begin"/>
        </w:r>
        <w:r>
          <w:instrText xml:space="preserve"> PAGE </w:instrText>
        </w:r>
        <w:r>
          <w:fldChar w:fldCharType="separate"/>
        </w:r>
        <w:r>
          <w:t>25</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675781"/>
      <w:docPartObj>
        <w:docPartGallery w:val="Page Numbers (Bottom of Page)"/>
        <w:docPartUnique/>
      </w:docPartObj>
    </w:sdtPr>
    <w:sdtContent>
      <w:p w14:paraId="2EF631C6" w14:textId="77777777" w:rsidR="002344EB" w:rsidRDefault="00445942">
        <w:pPr>
          <w:pStyle w:val="Footer"/>
          <w:jc w:val="center"/>
        </w:pPr>
        <w:r>
          <w:fldChar w:fldCharType="begin"/>
        </w:r>
        <w:r>
          <w:instrText xml:space="preserve"> PAGE </w:instrText>
        </w:r>
        <w:r>
          <w:fldChar w:fldCharType="separate"/>
        </w:r>
        <w:r>
          <w:t>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7406F" w14:textId="77777777" w:rsidR="00FE4F8D" w:rsidRDefault="00FE4F8D">
      <w:pPr>
        <w:spacing w:after="0" w:line="240" w:lineRule="auto"/>
      </w:pPr>
      <w:r>
        <w:separator/>
      </w:r>
    </w:p>
  </w:footnote>
  <w:footnote w:type="continuationSeparator" w:id="0">
    <w:p w14:paraId="6248D08F" w14:textId="77777777" w:rsidR="00FE4F8D" w:rsidRDefault="00FE4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9372E"/>
    <w:multiLevelType w:val="multilevel"/>
    <w:tmpl w:val="91A4BF54"/>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8856" w:hanging="576"/>
      </w:pPr>
      <w:rPr>
        <w:rFonts w:ascii="Calibri" w:hAnsi="Calibri" w:cs="Calibri"/>
        <w:sz w:val="24"/>
        <w:szCs w:val="24"/>
      </w:rPr>
    </w:lvl>
    <w:lvl w:ilvl="2">
      <w:start w:val="1"/>
      <w:numFmt w:val="decimal"/>
      <w:pStyle w:val="Heading3"/>
      <w:lvlText w:val="%1.%2.%3"/>
      <w:lvlJc w:val="left"/>
      <w:pPr>
        <w:tabs>
          <w:tab w:val="num" w:pos="0"/>
        </w:tabs>
        <w:ind w:left="79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 w15:restartNumberingAfterBreak="0">
    <w:nsid w:val="2B8F4E3C"/>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3795143A"/>
    <w:multiLevelType w:val="hybridMultilevel"/>
    <w:tmpl w:val="41141FE4"/>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59AF46BA"/>
    <w:multiLevelType w:val="hybridMultilevel"/>
    <w:tmpl w:val="60647AC6"/>
    <w:lvl w:ilvl="0" w:tplc="F8E2A334">
      <w:start w:val="1"/>
      <w:numFmt w:val="decimal"/>
      <w:lvlText w:val="%1"/>
      <w:lvlJc w:val="left"/>
      <w:pPr>
        <w:ind w:left="577" w:hanging="435"/>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981618514">
    <w:abstractNumId w:val="0"/>
  </w:num>
  <w:num w:numId="2" w16cid:durableId="716469273">
    <w:abstractNumId w:val="1"/>
  </w:num>
  <w:num w:numId="3" w16cid:durableId="2101247419">
    <w:abstractNumId w:val="2"/>
  </w:num>
  <w:num w:numId="4" w16cid:durableId="5003164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rger, Peter">
    <w15:presenceInfo w15:providerId="AD" w15:userId="S::Peter.Burger@leibniz-inm.de::f8dc9e34-f8be-49f2-a06d-f9f7cb192bca"/>
  </w15:person>
  <w15:person w15:author="Gadpayle, Ayush">
    <w15:presenceInfo w15:providerId="AD" w15:userId="S::ayush.gadpayle@leibniz-inm.de::11f27666-bd1e-441b-b48f-31d5845404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UzMDA1MTY2NrcwNDRU0lEKTi0uzszPAykwqgUAZvnxgiwAAAA="/>
    <w:docVar w:name="EN.InstantFormat" w:val="&lt;ENInstantFormat&gt;&lt;Enabled&gt;1&lt;/Enabled&gt;&lt;ScanUnformatted&gt;1&lt;/ScanUnformatted&gt;&lt;ScanChanges&gt;1&lt;/ScanChanges&gt;&lt;Suspended&gt;0&lt;/Suspended&gt;&lt;/ENInstantFormat&gt;"/>
    <w:docVar w:name="EN.Layout" w:val="&lt;ENLayout&gt;&lt;Style&gt;J Materials Chemistry A&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tetatp9d0x0d3eae0cps9vswvxrfvs0tr5d&quot;&gt;mxldh&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2&lt;/item&gt;&lt;item&gt;43&lt;/item&gt;&lt;item&gt;44&lt;/item&gt;&lt;item&gt;45&lt;/item&gt;&lt;item&gt;46&lt;/item&gt;&lt;item&gt;47&lt;/item&gt;&lt;/record-ids&gt;&lt;/item&gt;&lt;/Libraries&gt;"/>
  </w:docVars>
  <w:rsids>
    <w:rsidRoot w:val="002344EB"/>
    <w:rsid w:val="000168D9"/>
    <w:rsid w:val="00026410"/>
    <w:rsid w:val="0003183F"/>
    <w:rsid w:val="00035993"/>
    <w:rsid w:val="00045C88"/>
    <w:rsid w:val="00050A7B"/>
    <w:rsid w:val="00056AD1"/>
    <w:rsid w:val="000626AE"/>
    <w:rsid w:val="00065EB6"/>
    <w:rsid w:val="00067942"/>
    <w:rsid w:val="00075151"/>
    <w:rsid w:val="0007611A"/>
    <w:rsid w:val="000815E1"/>
    <w:rsid w:val="00082E10"/>
    <w:rsid w:val="000873D6"/>
    <w:rsid w:val="000906A0"/>
    <w:rsid w:val="000A7603"/>
    <w:rsid w:val="000B15BF"/>
    <w:rsid w:val="000B3B68"/>
    <w:rsid w:val="000C3DDC"/>
    <w:rsid w:val="000D35EA"/>
    <w:rsid w:val="000E0EA9"/>
    <w:rsid w:val="000E78DF"/>
    <w:rsid w:val="000F4820"/>
    <w:rsid w:val="000F5260"/>
    <w:rsid w:val="00104424"/>
    <w:rsid w:val="0011286A"/>
    <w:rsid w:val="00114627"/>
    <w:rsid w:val="001207BA"/>
    <w:rsid w:val="00121940"/>
    <w:rsid w:val="00131D80"/>
    <w:rsid w:val="0014159E"/>
    <w:rsid w:val="00145814"/>
    <w:rsid w:val="0015540D"/>
    <w:rsid w:val="0017174F"/>
    <w:rsid w:val="00173016"/>
    <w:rsid w:val="00173BAE"/>
    <w:rsid w:val="00175F42"/>
    <w:rsid w:val="00184F13"/>
    <w:rsid w:val="00185B09"/>
    <w:rsid w:val="0018770A"/>
    <w:rsid w:val="00191545"/>
    <w:rsid w:val="00192212"/>
    <w:rsid w:val="00195473"/>
    <w:rsid w:val="001A3910"/>
    <w:rsid w:val="001A63AB"/>
    <w:rsid w:val="001A6403"/>
    <w:rsid w:val="001B1A81"/>
    <w:rsid w:val="001B707F"/>
    <w:rsid w:val="001C03AA"/>
    <w:rsid w:val="001C48A3"/>
    <w:rsid w:val="001E6A7F"/>
    <w:rsid w:val="001F0AE1"/>
    <w:rsid w:val="001F67C9"/>
    <w:rsid w:val="001F7E3B"/>
    <w:rsid w:val="002024DC"/>
    <w:rsid w:val="0020779B"/>
    <w:rsid w:val="002228D8"/>
    <w:rsid w:val="0022509F"/>
    <w:rsid w:val="002258DE"/>
    <w:rsid w:val="00230BA6"/>
    <w:rsid w:val="002344EB"/>
    <w:rsid w:val="0023512D"/>
    <w:rsid w:val="00240FB4"/>
    <w:rsid w:val="00247C13"/>
    <w:rsid w:val="0025110E"/>
    <w:rsid w:val="00256623"/>
    <w:rsid w:val="0027028B"/>
    <w:rsid w:val="002765EE"/>
    <w:rsid w:val="002A4430"/>
    <w:rsid w:val="002B3C23"/>
    <w:rsid w:val="002B50FD"/>
    <w:rsid w:val="002E3144"/>
    <w:rsid w:val="002E360A"/>
    <w:rsid w:val="002E4F1C"/>
    <w:rsid w:val="003045CD"/>
    <w:rsid w:val="003060E3"/>
    <w:rsid w:val="00310555"/>
    <w:rsid w:val="003242F8"/>
    <w:rsid w:val="003248F1"/>
    <w:rsid w:val="003331FD"/>
    <w:rsid w:val="003475F9"/>
    <w:rsid w:val="00353D86"/>
    <w:rsid w:val="0036070D"/>
    <w:rsid w:val="00360E65"/>
    <w:rsid w:val="00361C5C"/>
    <w:rsid w:val="0036635F"/>
    <w:rsid w:val="0036640B"/>
    <w:rsid w:val="00371537"/>
    <w:rsid w:val="00374B17"/>
    <w:rsid w:val="00380E2F"/>
    <w:rsid w:val="003813DD"/>
    <w:rsid w:val="00392FAD"/>
    <w:rsid w:val="003960CF"/>
    <w:rsid w:val="003A2F4C"/>
    <w:rsid w:val="003B1A1A"/>
    <w:rsid w:val="003C709A"/>
    <w:rsid w:val="003D0C12"/>
    <w:rsid w:val="003D1D6D"/>
    <w:rsid w:val="003D1DCF"/>
    <w:rsid w:val="003D64D3"/>
    <w:rsid w:val="003E009F"/>
    <w:rsid w:val="003E19CD"/>
    <w:rsid w:val="003E41FA"/>
    <w:rsid w:val="003E7E65"/>
    <w:rsid w:val="003F00BF"/>
    <w:rsid w:val="0040380C"/>
    <w:rsid w:val="00415B44"/>
    <w:rsid w:val="00417019"/>
    <w:rsid w:val="004203D2"/>
    <w:rsid w:val="0042084E"/>
    <w:rsid w:val="00433D7F"/>
    <w:rsid w:val="0043457E"/>
    <w:rsid w:val="00440D18"/>
    <w:rsid w:val="00445942"/>
    <w:rsid w:val="0045040E"/>
    <w:rsid w:val="004524B2"/>
    <w:rsid w:val="00471A3B"/>
    <w:rsid w:val="00475A30"/>
    <w:rsid w:val="0048098C"/>
    <w:rsid w:val="0048102E"/>
    <w:rsid w:val="00484CE0"/>
    <w:rsid w:val="00497FB2"/>
    <w:rsid w:val="004A2671"/>
    <w:rsid w:val="004A3BB1"/>
    <w:rsid w:val="004A6DE2"/>
    <w:rsid w:val="004B1884"/>
    <w:rsid w:val="004C4F61"/>
    <w:rsid w:val="004D1720"/>
    <w:rsid w:val="004D4CF6"/>
    <w:rsid w:val="004D6A1A"/>
    <w:rsid w:val="004E5FF2"/>
    <w:rsid w:val="004E6827"/>
    <w:rsid w:val="00501DE9"/>
    <w:rsid w:val="00506A92"/>
    <w:rsid w:val="00511557"/>
    <w:rsid w:val="005225DB"/>
    <w:rsid w:val="00531866"/>
    <w:rsid w:val="00532BC8"/>
    <w:rsid w:val="00532CD0"/>
    <w:rsid w:val="00552FE1"/>
    <w:rsid w:val="00557A81"/>
    <w:rsid w:val="0056335C"/>
    <w:rsid w:val="00567CFA"/>
    <w:rsid w:val="00574006"/>
    <w:rsid w:val="00577D65"/>
    <w:rsid w:val="005844C6"/>
    <w:rsid w:val="0058549F"/>
    <w:rsid w:val="00587E17"/>
    <w:rsid w:val="00595EA1"/>
    <w:rsid w:val="005A18D9"/>
    <w:rsid w:val="005B0E27"/>
    <w:rsid w:val="005B3645"/>
    <w:rsid w:val="005C2529"/>
    <w:rsid w:val="005C3301"/>
    <w:rsid w:val="005C5AEB"/>
    <w:rsid w:val="005C79BC"/>
    <w:rsid w:val="005D1B44"/>
    <w:rsid w:val="005D3DD6"/>
    <w:rsid w:val="005D6EA5"/>
    <w:rsid w:val="005F24EB"/>
    <w:rsid w:val="005F2A77"/>
    <w:rsid w:val="00632264"/>
    <w:rsid w:val="00636247"/>
    <w:rsid w:val="00640671"/>
    <w:rsid w:val="00647D4C"/>
    <w:rsid w:val="00656022"/>
    <w:rsid w:val="00661894"/>
    <w:rsid w:val="0066278C"/>
    <w:rsid w:val="0066295C"/>
    <w:rsid w:val="006768E2"/>
    <w:rsid w:val="006828B1"/>
    <w:rsid w:val="006847B7"/>
    <w:rsid w:val="00687583"/>
    <w:rsid w:val="006915BD"/>
    <w:rsid w:val="006A3F24"/>
    <w:rsid w:val="006A4A2A"/>
    <w:rsid w:val="006B4A51"/>
    <w:rsid w:val="006C30E6"/>
    <w:rsid w:val="006C74A9"/>
    <w:rsid w:val="006D6E57"/>
    <w:rsid w:val="006E52EF"/>
    <w:rsid w:val="00700E38"/>
    <w:rsid w:val="00701BD5"/>
    <w:rsid w:val="0072074D"/>
    <w:rsid w:val="00725D46"/>
    <w:rsid w:val="00726395"/>
    <w:rsid w:val="0072755D"/>
    <w:rsid w:val="00727893"/>
    <w:rsid w:val="0073131B"/>
    <w:rsid w:val="00733606"/>
    <w:rsid w:val="00743118"/>
    <w:rsid w:val="007431F9"/>
    <w:rsid w:val="00746FEC"/>
    <w:rsid w:val="00752A5E"/>
    <w:rsid w:val="00752C51"/>
    <w:rsid w:val="007552A4"/>
    <w:rsid w:val="0077112D"/>
    <w:rsid w:val="00772E54"/>
    <w:rsid w:val="00780043"/>
    <w:rsid w:val="00781119"/>
    <w:rsid w:val="00795EAC"/>
    <w:rsid w:val="007A4B06"/>
    <w:rsid w:val="007E4DCB"/>
    <w:rsid w:val="007F3A4A"/>
    <w:rsid w:val="007F4D86"/>
    <w:rsid w:val="00811A05"/>
    <w:rsid w:val="00813C9C"/>
    <w:rsid w:val="008169ED"/>
    <w:rsid w:val="008245E7"/>
    <w:rsid w:val="0082555D"/>
    <w:rsid w:val="0083143B"/>
    <w:rsid w:val="00847924"/>
    <w:rsid w:val="00866B6A"/>
    <w:rsid w:val="00880637"/>
    <w:rsid w:val="008844B6"/>
    <w:rsid w:val="00892853"/>
    <w:rsid w:val="00894DFF"/>
    <w:rsid w:val="00895D45"/>
    <w:rsid w:val="008A2DF5"/>
    <w:rsid w:val="008B22C5"/>
    <w:rsid w:val="008C3FAD"/>
    <w:rsid w:val="008C59DD"/>
    <w:rsid w:val="008D331C"/>
    <w:rsid w:val="008E5C34"/>
    <w:rsid w:val="008F40B9"/>
    <w:rsid w:val="008F696B"/>
    <w:rsid w:val="00931DD7"/>
    <w:rsid w:val="00931F96"/>
    <w:rsid w:val="0093264C"/>
    <w:rsid w:val="00937C17"/>
    <w:rsid w:val="00947284"/>
    <w:rsid w:val="00956923"/>
    <w:rsid w:val="00962D6B"/>
    <w:rsid w:val="0096538E"/>
    <w:rsid w:val="00974671"/>
    <w:rsid w:val="0097594E"/>
    <w:rsid w:val="00982068"/>
    <w:rsid w:val="00983E5C"/>
    <w:rsid w:val="009855AD"/>
    <w:rsid w:val="00997585"/>
    <w:rsid w:val="009B0ABF"/>
    <w:rsid w:val="009B760D"/>
    <w:rsid w:val="009C2406"/>
    <w:rsid w:val="009C5C30"/>
    <w:rsid w:val="009C6553"/>
    <w:rsid w:val="009D2BDD"/>
    <w:rsid w:val="009D3EE5"/>
    <w:rsid w:val="009D4BED"/>
    <w:rsid w:val="009F2C6C"/>
    <w:rsid w:val="009F2EAA"/>
    <w:rsid w:val="00A01227"/>
    <w:rsid w:val="00A0791E"/>
    <w:rsid w:val="00A24FC3"/>
    <w:rsid w:val="00A333EF"/>
    <w:rsid w:val="00A6435C"/>
    <w:rsid w:val="00A744B4"/>
    <w:rsid w:val="00A74797"/>
    <w:rsid w:val="00A7714C"/>
    <w:rsid w:val="00A8139C"/>
    <w:rsid w:val="00A865BF"/>
    <w:rsid w:val="00A8734E"/>
    <w:rsid w:val="00A93BB6"/>
    <w:rsid w:val="00AA03E0"/>
    <w:rsid w:val="00AA3E44"/>
    <w:rsid w:val="00AA5747"/>
    <w:rsid w:val="00AB29E8"/>
    <w:rsid w:val="00AB3A41"/>
    <w:rsid w:val="00AB3A45"/>
    <w:rsid w:val="00AC1D5F"/>
    <w:rsid w:val="00AC2274"/>
    <w:rsid w:val="00AC7D48"/>
    <w:rsid w:val="00AD6AD2"/>
    <w:rsid w:val="00AE5C27"/>
    <w:rsid w:val="00AE7047"/>
    <w:rsid w:val="00B039DB"/>
    <w:rsid w:val="00B118EB"/>
    <w:rsid w:val="00B16A38"/>
    <w:rsid w:val="00B34804"/>
    <w:rsid w:val="00B40DC5"/>
    <w:rsid w:val="00B41B9E"/>
    <w:rsid w:val="00B60A06"/>
    <w:rsid w:val="00B66798"/>
    <w:rsid w:val="00B76588"/>
    <w:rsid w:val="00B767C9"/>
    <w:rsid w:val="00B802F4"/>
    <w:rsid w:val="00B805F9"/>
    <w:rsid w:val="00B833D0"/>
    <w:rsid w:val="00B8736B"/>
    <w:rsid w:val="00B96138"/>
    <w:rsid w:val="00B97640"/>
    <w:rsid w:val="00BB139D"/>
    <w:rsid w:val="00BC0A43"/>
    <w:rsid w:val="00BC2E0F"/>
    <w:rsid w:val="00BE2B0D"/>
    <w:rsid w:val="00BE3740"/>
    <w:rsid w:val="00C007CA"/>
    <w:rsid w:val="00C01755"/>
    <w:rsid w:val="00C04351"/>
    <w:rsid w:val="00C07379"/>
    <w:rsid w:val="00C16034"/>
    <w:rsid w:val="00C2250D"/>
    <w:rsid w:val="00C27416"/>
    <w:rsid w:val="00C32ECF"/>
    <w:rsid w:val="00C41EF4"/>
    <w:rsid w:val="00C453C9"/>
    <w:rsid w:val="00C50B2A"/>
    <w:rsid w:val="00C525AB"/>
    <w:rsid w:val="00C53E7A"/>
    <w:rsid w:val="00C628E1"/>
    <w:rsid w:val="00C873A9"/>
    <w:rsid w:val="00C90F13"/>
    <w:rsid w:val="00C94C7A"/>
    <w:rsid w:val="00CA080F"/>
    <w:rsid w:val="00CA5310"/>
    <w:rsid w:val="00CD1AAE"/>
    <w:rsid w:val="00CE4FD4"/>
    <w:rsid w:val="00D05C41"/>
    <w:rsid w:val="00D07028"/>
    <w:rsid w:val="00D25514"/>
    <w:rsid w:val="00D340B5"/>
    <w:rsid w:val="00D3543A"/>
    <w:rsid w:val="00D37760"/>
    <w:rsid w:val="00D419A3"/>
    <w:rsid w:val="00D43AE6"/>
    <w:rsid w:val="00D45AA5"/>
    <w:rsid w:val="00D638FF"/>
    <w:rsid w:val="00D76CC1"/>
    <w:rsid w:val="00D81707"/>
    <w:rsid w:val="00D82947"/>
    <w:rsid w:val="00D9416D"/>
    <w:rsid w:val="00D9646C"/>
    <w:rsid w:val="00D971F1"/>
    <w:rsid w:val="00DA56F0"/>
    <w:rsid w:val="00DB626A"/>
    <w:rsid w:val="00DE04C8"/>
    <w:rsid w:val="00DE2C7C"/>
    <w:rsid w:val="00DF2976"/>
    <w:rsid w:val="00DF75EA"/>
    <w:rsid w:val="00E14D92"/>
    <w:rsid w:val="00E16329"/>
    <w:rsid w:val="00E201F6"/>
    <w:rsid w:val="00E21A79"/>
    <w:rsid w:val="00E23972"/>
    <w:rsid w:val="00E32F00"/>
    <w:rsid w:val="00E42624"/>
    <w:rsid w:val="00E508DA"/>
    <w:rsid w:val="00E51537"/>
    <w:rsid w:val="00E51FEB"/>
    <w:rsid w:val="00E5394E"/>
    <w:rsid w:val="00E5769D"/>
    <w:rsid w:val="00E65197"/>
    <w:rsid w:val="00E81FC0"/>
    <w:rsid w:val="00E861B0"/>
    <w:rsid w:val="00E86578"/>
    <w:rsid w:val="00EA09C7"/>
    <w:rsid w:val="00EB039F"/>
    <w:rsid w:val="00EB23B1"/>
    <w:rsid w:val="00EB3936"/>
    <w:rsid w:val="00ED6DEE"/>
    <w:rsid w:val="00EE72B5"/>
    <w:rsid w:val="00EE7D3E"/>
    <w:rsid w:val="00EF0B8C"/>
    <w:rsid w:val="00F00C67"/>
    <w:rsid w:val="00F050A3"/>
    <w:rsid w:val="00F149BF"/>
    <w:rsid w:val="00F16D07"/>
    <w:rsid w:val="00F260FA"/>
    <w:rsid w:val="00F31DD1"/>
    <w:rsid w:val="00F36BE8"/>
    <w:rsid w:val="00F41E19"/>
    <w:rsid w:val="00F44307"/>
    <w:rsid w:val="00F521B8"/>
    <w:rsid w:val="00F56F29"/>
    <w:rsid w:val="00F6076A"/>
    <w:rsid w:val="00F60D94"/>
    <w:rsid w:val="00F61EE4"/>
    <w:rsid w:val="00F636D3"/>
    <w:rsid w:val="00F776EE"/>
    <w:rsid w:val="00F83E47"/>
    <w:rsid w:val="00F86626"/>
    <w:rsid w:val="00F96489"/>
    <w:rsid w:val="00FB0599"/>
    <w:rsid w:val="00FB11FD"/>
    <w:rsid w:val="00FB5EE3"/>
    <w:rsid w:val="00FC12AF"/>
    <w:rsid w:val="00FC32C8"/>
    <w:rsid w:val="00FC4EE5"/>
    <w:rsid w:val="00FE3D4D"/>
    <w:rsid w:val="00FE4F8D"/>
    <w:rsid w:val="00FF217D"/>
    <w:rsid w:val="00FF41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EC60B"/>
  <w15:docId w15:val="{16876123-2584-4EC2-8B06-79B164AC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F61"/>
    <w:pPr>
      <w:spacing w:after="160" w:line="276" w:lineRule="auto"/>
      <w:jc w:val="both"/>
    </w:pPr>
    <w:rPr>
      <w:rFonts w:ascii="Calibri" w:hAnsi="Calibri"/>
    </w:rPr>
  </w:style>
  <w:style w:type="paragraph" w:styleId="Heading1">
    <w:name w:val="heading 1"/>
    <w:basedOn w:val="Normal"/>
    <w:next w:val="Normal"/>
    <w:link w:val="Heading1Char"/>
    <w:uiPriority w:val="9"/>
    <w:qFormat/>
    <w:rsid w:val="005837FC"/>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37FC"/>
    <w:pPr>
      <w:keepNext/>
      <w:keepLines/>
      <w:numPr>
        <w:ilvl w:val="1"/>
        <w:numId w:val="1"/>
      </w:numPr>
      <w:spacing w:before="160" w:after="80"/>
      <w:ind w:left="576"/>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5B4E"/>
    <w:pPr>
      <w:keepNext/>
      <w:keepLines/>
      <w:numPr>
        <w:ilvl w:val="2"/>
        <w:numId w:val="1"/>
      </w:numPr>
      <w:spacing w:before="160" w:after="80"/>
      <w:ind w:left="72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7FC"/>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7FC"/>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7F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7F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7F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7F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83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583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7A5B4E"/>
    <w:rPr>
      <w:rFonts w:ascii="Calibri" w:eastAsiaTheme="majorEastAsia" w:hAnsi="Calibr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83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83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83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83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83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837F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837F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837F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837FC"/>
    <w:rPr>
      <w:i/>
      <w:iCs/>
      <w:color w:val="404040" w:themeColor="text1" w:themeTint="BF"/>
    </w:rPr>
  </w:style>
  <w:style w:type="character" w:styleId="IntenseEmphasis">
    <w:name w:val="Intense Emphasis"/>
    <w:basedOn w:val="DefaultParagraphFont"/>
    <w:uiPriority w:val="21"/>
    <w:qFormat/>
    <w:rsid w:val="005837FC"/>
    <w:rPr>
      <w:i/>
      <w:iCs/>
      <w:color w:val="0F4761" w:themeColor="accent1" w:themeShade="BF"/>
    </w:rPr>
  </w:style>
  <w:style w:type="character" w:customStyle="1" w:styleId="IntenseQuoteChar">
    <w:name w:val="Intense Quote Char"/>
    <w:basedOn w:val="DefaultParagraphFont"/>
    <w:link w:val="IntenseQuote"/>
    <w:uiPriority w:val="30"/>
    <w:qFormat/>
    <w:rsid w:val="005837FC"/>
    <w:rPr>
      <w:i/>
      <w:iCs/>
      <w:color w:val="0F4761" w:themeColor="accent1" w:themeShade="BF"/>
    </w:rPr>
  </w:style>
  <w:style w:type="character" w:styleId="IntenseReference">
    <w:name w:val="Intense Reference"/>
    <w:basedOn w:val="DefaultParagraphFont"/>
    <w:uiPriority w:val="32"/>
    <w:qFormat/>
    <w:rsid w:val="005837FC"/>
    <w:rPr>
      <w:b/>
      <w:bCs/>
      <w:smallCaps/>
      <w:color w:val="0F4761" w:themeColor="accent1" w:themeShade="BF"/>
      <w:spacing w:val="5"/>
    </w:rPr>
  </w:style>
  <w:style w:type="character" w:styleId="Strong">
    <w:name w:val="Strong"/>
    <w:basedOn w:val="DefaultParagraphFont"/>
    <w:uiPriority w:val="22"/>
    <w:qFormat/>
    <w:rsid w:val="00AA0C3C"/>
    <w:rPr>
      <w:b/>
      <w:bCs/>
    </w:rPr>
  </w:style>
  <w:style w:type="character" w:styleId="Hyperlink">
    <w:name w:val="Hyperlink"/>
    <w:basedOn w:val="DefaultParagraphFont"/>
    <w:uiPriority w:val="99"/>
    <w:unhideWhenUsed/>
    <w:rsid w:val="00C63C1E"/>
    <w:rPr>
      <w:color w:val="467886" w:themeColor="hyperlink"/>
      <w:u w:val="single"/>
    </w:rPr>
  </w:style>
  <w:style w:type="character" w:styleId="UnresolvedMention">
    <w:name w:val="Unresolved Mention"/>
    <w:basedOn w:val="DefaultParagraphFont"/>
    <w:uiPriority w:val="99"/>
    <w:semiHidden/>
    <w:unhideWhenUsed/>
    <w:qFormat/>
    <w:rsid w:val="00C63C1E"/>
    <w:rPr>
      <w:color w:val="605E5C"/>
      <w:shd w:val="clear" w:color="auto" w:fill="E1DFDD"/>
    </w:rPr>
  </w:style>
  <w:style w:type="character" w:customStyle="1" w:styleId="EndNoteBibliographyTitleChar">
    <w:name w:val="EndNote Bibliography Title Char"/>
    <w:basedOn w:val="DefaultParagraphFont"/>
    <w:link w:val="EndNoteBibliographyTitle"/>
    <w:qFormat/>
    <w:rsid w:val="00D5313C"/>
    <w:rPr>
      <w:rFonts w:ascii="Calibri" w:hAnsi="Calibri" w:cs="Calibri"/>
    </w:rPr>
  </w:style>
  <w:style w:type="character" w:customStyle="1" w:styleId="EndNoteBibliographyChar">
    <w:name w:val="EndNote Bibliography Char"/>
    <w:basedOn w:val="DefaultParagraphFont"/>
    <w:link w:val="EndNoteBibliography"/>
    <w:qFormat/>
    <w:rsid w:val="00D5313C"/>
    <w:rPr>
      <w:rFonts w:ascii="Calibri" w:hAnsi="Calibri" w:cs="Calibri"/>
    </w:rPr>
  </w:style>
  <w:style w:type="character" w:customStyle="1" w:styleId="HeaderChar">
    <w:name w:val="Header Char"/>
    <w:basedOn w:val="DefaultParagraphFont"/>
    <w:link w:val="Header"/>
    <w:uiPriority w:val="99"/>
    <w:qFormat/>
    <w:rsid w:val="00634D18"/>
    <w:rPr>
      <w:rFonts w:ascii="Calibri" w:hAnsi="Calibri"/>
    </w:rPr>
  </w:style>
  <w:style w:type="character" w:customStyle="1" w:styleId="FooterChar">
    <w:name w:val="Footer Char"/>
    <w:basedOn w:val="DefaultParagraphFont"/>
    <w:link w:val="Footer"/>
    <w:uiPriority w:val="99"/>
    <w:qFormat/>
    <w:rsid w:val="00634D18"/>
    <w:rPr>
      <w:rFonts w:ascii="Calibri" w:hAnsi="Calibri"/>
    </w:rPr>
  </w:style>
  <w:style w:type="character" w:styleId="CommentReference">
    <w:name w:val="annotation reference"/>
    <w:basedOn w:val="DefaultParagraphFont"/>
    <w:uiPriority w:val="99"/>
    <w:semiHidden/>
    <w:unhideWhenUsed/>
    <w:qFormat/>
    <w:rsid w:val="004345FE"/>
    <w:rPr>
      <w:sz w:val="16"/>
      <w:szCs w:val="16"/>
    </w:rPr>
  </w:style>
  <w:style w:type="character" w:customStyle="1" w:styleId="CommentTextChar">
    <w:name w:val="Comment Text Char"/>
    <w:basedOn w:val="DefaultParagraphFont"/>
    <w:link w:val="CommentText"/>
    <w:uiPriority w:val="99"/>
    <w:qFormat/>
    <w:rsid w:val="004345FE"/>
    <w:rPr>
      <w:rFonts w:ascii="Calibri" w:hAnsi="Calibri"/>
      <w:sz w:val="20"/>
      <w:szCs w:val="20"/>
    </w:rPr>
  </w:style>
  <w:style w:type="character" w:customStyle="1" w:styleId="CommentSubjectChar">
    <w:name w:val="Comment Subject Char"/>
    <w:basedOn w:val="CommentTextChar"/>
    <w:link w:val="CommentSubject"/>
    <w:uiPriority w:val="99"/>
    <w:semiHidden/>
    <w:qFormat/>
    <w:rsid w:val="004345FE"/>
    <w:rPr>
      <w:rFonts w:ascii="Calibri" w:hAnsi="Calibri"/>
      <w:b/>
      <w:bCs/>
      <w:sz w:val="20"/>
      <w:szCs w:val="20"/>
    </w:rPr>
  </w:style>
  <w:style w:type="paragraph" w:customStyle="1" w:styleId="Heading">
    <w:name w:val="Heading"/>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pPr>
      <w:spacing w:after="140"/>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styleId="Title">
    <w:name w:val="Title"/>
    <w:basedOn w:val="Normal"/>
    <w:next w:val="Normal"/>
    <w:link w:val="TitleChar"/>
    <w:uiPriority w:val="10"/>
    <w:qFormat/>
    <w:rsid w:val="005837F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83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7FC"/>
    <w:pPr>
      <w:spacing w:before="160"/>
      <w:jc w:val="center"/>
    </w:pPr>
    <w:rPr>
      <w:i/>
      <w:iCs/>
      <w:color w:val="404040" w:themeColor="text1" w:themeTint="BF"/>
    </w:rPr>
  </w:style>
  <w:style w:type="paragraph" w:styleId="ListParagraph">
    <w:name w:val="List Paragraph"/>
    <w:basedOn w:val="Normal"/>
    <w:uiPriority w:val="34"/>
    <w:qFormat/>
    <w:rsid w:val="005837FC"/>
    <w:pPr>
      <w:ind w:left="720"/>
      <w:contextualSpacing/>
    </w:pPr>
  </w:style>
  <w:style w:type="paragraph" w:styleId="IntenseQuote">
    <w:name w:val="Intense Quote"/>
    <w:basedOn w:val="Normal"/>
    <w:next w:val="Normal"/>
    <w:link w:val="IntenseQuoteChar"/>
    <w:uiPriority w:val="30"/>
    <w:qFormat/>
    <w:rsid w:val="00583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F06E2B"/>
    <w:pPr>
      <w:spacing w:beforeAutospacing="1" w:afterAutospacing="1" w:line="240" w:lineRule="auto"/>
      <w:jc w:val="left"/>
    </w:pPr>
    <w:rPr>
      <w:rFonts w:ascii="Times New Roman" w:eastAsia="Times New Roman" w:hAnsi="Times New Roman" w:cs="Times New Roman"/>
      <w:kern w:val="0"/>
      <w14:ligatures w14:val="none"/>
    </w:rPr>
  </w:style>
  <w:style w:type="paragraph" w:customStyle="1" w:styleId="EndNoteBibliographyTitle">
    <w:name w:val="EndNote Bibliography Title"/>
    <w:basedOn w:val="Normal"/>
    <w:link w:val="EndNoteBibliographyTitleChar"/>
    <w:qFormat/>
    <w:rsid w:val="00D5313C"/>
    <w:pPr>
      <w:spacing w:after="0"/>
      <w:jc w:val="center"/>
    </w:pPr>
    <w:rPr>
      <w:rFonts w:cs="Calibri"/>
    </w:rPr>
  </w:style>
  <w:style w:type="paragraph" w:customStyle="1" w:styleId="EndNoteBibliography">
    <w:name w:val="EndNote Bibliography"/>
    <w:basedOn w:val="Normal"/>
    <w:link w:val="EndNoteBibliographyChar"/>
    <w:qFormat/>
    <w:rsid w:val="00D5313C"/>
    <w:pPr>
      <w:spacing w:line="240" w:lineRule="auto"/>
    </w:pPr>
    <w:rPr>
      <w:rFonts w:cs="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34D18"/>
    <w:pPr>
      <w:tabs>
        <w:tab w:val="center" w:pos="4536"/>
        <w:tab w:val="right" w:pos="9072"/>
      </w:tabs>
      <w:spacing w:after="0" w:line="240" w:lineRule="auto"/>
    </w:pPr>
  </w:style>
  <w:style w:type="paragraph" w:styleId="Footer">
    <w:name w:val="footer"/>
    <w:basedOn w:val="Normal"/>
    <w:link w:val="FooterChar"/>
    <w:uiPriority w:val="99"/>
    <w:unhideWhenUsed/>
    <w:rsid w:val="00634D18"/>
    <w:pPr>
      <w:tabs>
        <w:tab w:val="center" w:pos="4536"/>
        <w:tab w:val="right" w:pos="9072"/>
      </w:tabs>
      <w:spacing w:after="0" w:line="240" w:lineRule="auto"/>
    </w:pPr>
  </w:style>
  <w:style w:type="paragraph" w:styleId="CommentText">
    <w:name w:val="annotation text"/>
    <w:basedOn w:val="Normal"/>
    <w:link w:val="CommentTextChar"/>
    <w:uiPriority w:val="99"/>
    <w:unhideWhenUsed/>
    <w:rsid w:val="004345FE"/>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4345FE"/>
    <w:rPr>
      <w:b/>
      <w:bCs/>
    </w:rPr>
  </w:style>
  <w:style w:type="table" w:styleId="TableGrid">
    <w:name w:val="Table Grid"/>
    <w:basedOn w:val="TableNormal"/>
    <w:uiPriority w:val="39"/>
    <w:rsid w:val="00B56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5699B"/>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PlainTable1">
    <w:name w:val="Plain Table 1"/>
    <w:basedOn w:val="TableNormal"/>
    <w:uiPriority w:val="41"/>
    <w:rsid w:val="00B569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865BF"/>
    <w:pPr>
      <w:suppressAutoHyphens w:val="0"/>
    </w:pPr>
    <w:rPr>
      <w:rFonts w:ascii="Calibri" w:hAnsi="Calibri"/>
    </w:rPr>
  </w:style>
  <w:style w:type="character" w:styleId="PlaceholderText">
    <w:name w:val="Placeholder Text"/>
    <w:basedOn w:val="DefaultParagraphFont"/>
    <w:uiPriority w:val="99"/>
    <w:semiHidden/>
    <w:rsid w:val="006362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ed27a0f-d6e7-4c12-8027-e8a094f18ea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0D18704BAF51740BE2A8D4A63C7AF26" ma:contentTypeVersion="9" ma:contentTypeDescription="Ein neues Dokument erstellen." ma:contentTypeScope="" ma:versionID="e549f7be8423d7ac1895f4e4d8f1b6a3">
  <xsd:schema xmlns:xsd="http://www.w3.org/2001/XMLSchema" xmlns:xs="http://www.w3.org/2001/XMLSchema" xmlns:p="http://schemas.microsoft.com/office/2006/metadata/properties" xmlns:ns3="fed27a0f-d6e7-4c12-8027-e8a094f18ea8" targetNamespace="http://schemas.microsoft.com/office/2006/metadata/properties" ma:root="true" ma:fieldsID="0e627720c72dabb2d0905790e4a6f20a" ns3:_="">
    <xsd:import namespace="fed27a0f-d6e7-4c12-8027-e8a094f18ea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d27a0f-d6e7-4c12-8027-e8a094f18e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8DB17-C8B0-4D88-B166-663B4C110875}">
  <ds:schemaRefs>
    <ds:schemaRef ds:uri="http://schemas.microsoft.com/sharepoint/v3/contenttype/forms"/>
  </ds:schemaRefs>
</ds:datastoreItem>
</file>

<file path=customXml/itemProps2.xml><?xml version="1.0" encoding="utf-8"?>
<ds:datastoreItem xmlns:ds="http://schemas.openxmlformats.org/officeDocument/2006/customXml" ds:itemID="{7C539777-76AC-4127-B723-FFB60B9D01F6}">
  <ds:schemaRefs>
    <ds:schemaRef ds:uri="http://schemas.microsoft.com/office/2006/metadata/properties"/>
    <ds:schemaRef ds:uri="http://schemas.microsoft.com/office/infopath/2007/PartnerControls"/>
    <ds:schemaRef ds:uri="fed27a0f-d6e7-4c12-8027-e8a094f18ea8"/>
  </ds:schemaRefs>
</ds:datastoreItem>
</file>

<file path=customXml/itemProps3.xml><?xml version="1.0" encoding="utf-8"?>
<ds:datastoreItem xmlns:ds="http://schemas.openxmlformats.org/officeDocument/2006/customXml" ds:itemID="{3FD449A1-679C-44C8-A0A0-BEADC4183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d27a0f-d6e7-4c12-8027-e8a094f18e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22CCA8-D1A2-4100-B0E9-E9C881AEC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12543</Words>
  <Characters>71497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Gadpayle, Ayush</dc:creator>
  <dc:description/>
  <cp:lastModifiedBy>Gadpayle, Ayush</cp:lastModifiedBy>
  <cp:revision>6</cp:revision>
  <dcterms:created xsi:type="dcterms:W3CDTF">2026-06-19T16:13:00Z</dcterms:created>
  <dcterms:modified xsi:type="dcterms:W3CDTF">2026-06-26T14:06:00Z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0x01010070D18704BAF51740BE2A8D4A63C7AF26</vt:lpwstr>
  </property>
</Properties>
</file>